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68A2" w:rsidRPr="00A168C0" w:rsidRDefault="00F068A2" w:rsidP="00A168C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168C0">
        <w:rPr>
          <w:rFonts w:ascii="Arial" w:hAnsi="Arial" w:cs="Arial" w:hint="eastAsia"/>
          <w:b/>
          <w:bCs/>
          <w:sz w:val="24"/>
          <w:szCs w:val="24"/>
        </w:rPr>
        <w:t>Folder Structure</w:t>
      </w: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066244" wp14:editId="3DF481DA">
                <wp:simplePos x="0" y="0"/>
                <wp:positionH relativeFrom="column">
                  <wp:posOffset>422910</wp:posOffset>
                </wp:positionH>
                <wp:positionV relativeFrom="paragraph">
                  <wp:posOffset>185420</wp:posOffset>
                </wp:positionV>
                <wp:extent cx="1407795" cy="455930"/>
                <wp:effectExtent l="0" t="0" r="20955" b="20320"/>
                <wp:wrapNone/>
                <wp:docPr id="55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4559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8A2" w:rsidRPr="005B6330" w:rsidRDefault="00F068A2" w:rsidP="00F068A2">
                            <w:pPr>
                              <w:pStyle w:val="a5"/>
                              <w:spacing w:after="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$(Mold EX-Press for Mold SDK)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1" o:spid="_x0000_s1026" style="position:absolute;left:0;text-align:left;margin-left:33.3pt;margin-top:14.6pt;width:110.85pt;height:35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" fillcolor="#4f81bd [3204]" strokecolor="#243f60 [1604]" strokeweight="2pt">
                <v:textbox>
                  <w:txbxContent>
                    <w:p w:rsidR="00F068A2" w:rsidRPr="005B6330" w:rsidRDefault="00F068A2" w:rsidP="00F068A2">
                      <w:pPr>
                        <w:pStyle w:val="a5"/>
                        <w:spacing w:after="0"/>
                        <w:jc w:val="center"/>
                        <w:rPr>
                          <w:sz w:val="21"/>
                          <w:szCs w:val="21"/>
                        </w:rPr>
                      </w:pP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$(Mold EX-Press for Mold SDK)</w:t>
                      </w:r>
                    </w:p>
                  </w:txbxContent>
                </v:textbox>
              </v:roundrect>
            </w:pict>
          </mc:Fallback>
        </mc:AlternateContent>
      </w:r>
    </w:p>
    <w:p w:rsidR="00F068A2" w:rsidRDefault="00A168C0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2CAD6A" wp14:editId="51059379">
                <wp:simplePos x="0" y="0"/>
                <wp:positionH relativeFrom="column">
                  <wp:posOffset>1104900</wp:posOffset>
                </wp:positionH>
                <wp:positionV relativeFrom="paragraph">
                  <wp:posOffset>309245</wp:posOffset>
                </wp:positionV>
                <wp:extent cx="0" cy="4435475"/>
                <wp:effectExtent l="0" t="0" r="19050" b="22225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5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6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pt,24.35pt" to="87pt,3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" strokecolor="#4579b8 [3044]"/>
            </w:pict>
          </mc:Fallback>
        </mc:AlternateContent>
      </w:r>
      <w:r w:rsidR="00F068A2" w:rsidRPr="005B6330">
        <w:rPr>
          <w:noProof/>
        </w:rPr>
        <w:t xml:space="preserve"> </w:t>
      </w: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CFF351" wp14:editId="04B64ADD">
                <wp:simplePos x="0" y="0"/>
                <wp:positionH relativeFrom="column">
                  <wp:posOffset>2572385</wp:posOffset>
                </wp:positionH>
                <wp:positionV relativeFrom="paragraph">
                  <wp:posOffset>156210</wp:posOffset>
                </wp:positionV>
                <wp:extent cx="1651635" cy="328295"/>
                <wp:effectExtent l="0" t="0" r="24765" b="14605"/>
                <wp:wrapNone/>
                <wp:docPr id="24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635" cy="328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8A2" w:rsidRPr="00927761" w:rsidRDefault="000C6332" w:rsidP="00F068A2">
                            <w:pPr>
                              <w:pStyle w:val="a5"/>
                              <w:spacing w:after="0"/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Bin\vs9 (vs10, vs11, vs14</w:t>
                            </w:r>
                            <w:r w:rsidR="00F068A2"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3" o:spid="_x0000_s1027" style="position:absolute;left:0;text-align:left;margin-left:202.55pt;margin-top:12.3pt;width:130.05pt;height:25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" fillcolor="#4f81bd [3204]" strokecolor="#243f60 [1604]" strokeweight="2pt">
                <v:textbox>
                  <w:txbxContent>
                    <w:p w:rsidR="00F068A2" w:rsidRPr="00927761" w:rsidRDefault="000C6332" w:rsidP="00F068A2">
                      <w:pPr>
                        <w:pStyle w:val="a5"/>
                        <w:spacing w:after="0"/>
                        <w:rPr>
                          <w:rFonts w:eastAsiaTheme="minorEastAsia"/>
                          <w:sz w:val="10"/>
                          <w:szCs w:val="10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Bin\vs9 (vs10, vs11, vs14</w:t>
                      </w:r>
                      <w:r w:rsidR="00F068A2"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:rsidR="00F068A2" w:rsidRDefault="00A168C0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3393F8" wp14:editId="54C051D5">
                <wp:simplePos x="0" y="0"/>
                <wp:positionH relativeFrom="column">
                  <wp:posOffset>1096010</wp:posOffset>
                </wp:positionH>
                <wp:positionV relativeFrom="paragraph">
                  <wp:posOffset>2540</wp:posOffset>
                </wp:positionV>
                <wp:extent cx="1450340" cy="0"/>
                <wp:effectExtent l="0" t="0" r="16510" b="1905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0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7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3pt,.2pt" to="200.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" strokecolor="#4579b8 [3044]"/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6" behindDoc="0" locked="0" layoutInCell="1" allowOverlap="1" wp14:anchorId="111CB182" wp14:editId="14D29508">
                <wp:simplePos x="0" y="0"/>
                <wp:positionH relativeFrom="column">
                  <wp:posOffset>3270250</wp:posOffset>
                </wp:positionH>
                <wp:positionV relativeFrom="paragraph">
                  <wp:posOffset>36194</wp:posOffset>
                </wp:positionV>
                <wp:extent cx="1066800" cy="914400"/>
                <wp:effectExtent l="0" t="0" r="19050" b="57150"/>
                <wp:wrapNone/>
                <wp:docPr id="58" name="肘形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066800" cy="914400"/>
                        </a:xfrm>
                        <a:prstGeom prst="bentConnector3">
                          <a:avLst>
                            <a:gd name="adj1" fmla="val 10297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58" o:spid="_x0000_s1026" type="#_x0000_t34" style="position:absolute;margin-left:257.5pt;margin-top:2.85pt;width:84pt;height:1in;rotation:90;flip:x;z-index:2516807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" adj="22243" strokecolor="#4579b8 [3044]"/>
            </w:pict>
          </mc:Fallback>
        </mc:AlternateContent>
      </w: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81791" behindDoc="0" locked="0" layoutInCell="1" allowOverlap="1" wp14:anchorId="56B40863" wp14:editId="53B2B0D4">
                <wp:simplePos x="0" y="0"/>
                <wp:positionH relativeFrom="column">
                  <wp:posOffset>3829050</wp:posOffset>
                </wp:positionH>
                <wp:positionV relativeFrom="paragraph">
                  <wp:posOffset>23495</wp:posOffset>
                </wp:positionV>
                <wp:extent cx="2178050" cy="1286256"/>
                <wp:effectExtent l="0" t="0" r="12700" b="28575"/>
                <wp:wrapNone/>
                <wp:docPr id="59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128625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8A2" w:rsidRDefault="00F068A2" w:rsidP="00F068A2">
                            <w:pPr>
                              <w:pStyle w:val="a5"/>
                              <w:spacing w:after="0"/>
                              <w:jc w:val="left"/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redist: vc runtime library</w:t>
                            </w:r>
                          </w:p>
                          <w:p w:rsidR="00F068A2" w:rsidRDefault="00F068A2" w:rsidP="00F068A2">
                            <w:pPr>
                              <w:pStyle w:val="a5"/>
                              <w:spacing w:after="0"/>
                              <w:jc w:val="left"/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</w:pPr>
                            <w:r w:rsidRPr="00120927"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Custom_info_GML.csv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:  the file used to define custom properties</w:t>
                            </w:r>
                          </w:p>
                          <w:p w:rsidR="00F068A2" w:rsidRDefault="00F068A2" w:rsidP="00F068A2">
                            <w:pPr>
                              <w:pStyle w:val="a5"/>
                              <w:spacing w:after="0"/>
                              <w:jc w:val="left"/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lang_xxx.ini: language files</w:t>
                            </w:r>
                          </w:p>
                          <w:p w:rsidR="00F068A2" w:rsidRDefault="00F068A2" w:rsidP="00F068A2">
                            <w:pPr>
                              <w:pStyle w:val="a5"/>
                              <w:spacing w:after="0"/>
                              <w:jc w:val="left"/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setting.ini: setting file</w:t>
                            </w:r>
                          </w:p>
                          <w:p w:rsidR="00F068A2" w:rsidRPr="005B6330" w:rsidRDefault="0057554C" w:rsidP="00F068A2">
                            <w:pPr>
                              <w:pStyle w:val="a5"/>
                              <w:spacing w:after="0"/>
                              <w:jc w:val="lef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[</w:t>
                            </w:r>
                            <w:r w:rsidR="00F068A2" w:rsidRPr="00B83B7D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Sample for Mold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]</w:t>
                            </w:r>
                            <w:r w:rsidR="00F068A2" w:rsidRPr="00B83B7D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.exe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6" o:spid="_x0000_s1028" style="position:absolute;left:0;text-align:left;margin-left:301.5pt;margin-top:1.85pt;width:171.5pt;height:101.3pt;z-index:251681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" fillcolor="#4f81bd [3204]" strokecolor="#243f60 [1604]" strokeweight="2pt">
                <v:textbox>
                  <w:txbxContent>
                    <w:p w:rsidR="00F068A2" w:rsidRDefault="00F068A2" w:rsidP="00F068A2">
                      <w:pPr>
                        <w:pStyle w:val="a5"/>
                        <w:spacing w:after="0"/>
                        <w:jc w:val="left"/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redist</w:t>
                      </w:r>
                      <w:proofErr w:type="spellEnd"/>
                      <w:proofErr w:type="gramEnd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vc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 runtime library</w:t>
                      </w:r>
                    </w:p>
                    <w:p w:rsidR="00F068A2" w:rsidRDefault="00F068A2" w:rsidP="00F068A2">
                      <w:pPr>
                        <w:pStyle w:val="a5"/>
                        <w:spacing w:after="0"/>
                        <w:jc w:val="left"/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</w:pPr>
                      <w:r w:rsidRPr="00120927"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  <w:t>Custom_info_GML.csv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:  the file used to define custom properties</w:t>
                      </w:r>
                    </w:p>
                    <w:p w:rsidR="00F068A2" w:rsidRDefault="00F068A2" w:rsidP="00F068A2">
                      <w:pPr>
                        <w:pStyle w:val="a5"/>
                        <w:spacing w:after="0"/>
                        <w:jc w:val="left"/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lang_xxx.ini: language files</w:t>
                      </w:r>
                    </w:p>
                    <w:p w:rsidR="00F068A2" w:rsidRDefault="00F068A2" w:rsidP="00F068A2">
                      <w:pPr>
                        <w:pStyle w:val="a5"/>
                        <w:spacing w:after="0"/>
                        <w:jc w:val="left"/>
                        <w:rPr>
                          <w:rFonts w:asciiTheme="minorHAnsi" w:eastAsiaTheme="minorEastAsia" w:hAnsi="Calibri" w:cstheme="minorBidi"/>
                          <w:color w:val="FFFFFF" w:themeColor="light1"/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setting.ini: setting file</w:t>
                      </w:r>
                    </w:p>
                    <w:p w:rsidR="00F068A2" w:rsidRPr="005B6330" w:rsidRDefault="0057554C" w:rsidP="00F068A2">
                      <w:pPr>
                        <w:pStyle w:val="a5"/>
                        <w:spacing w:after="0"/>
                        <w:jc w:val="left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[</w:t>
                      </w:r>
                      <w:r w:rsidR="00F068A2" w:rsidRPr="00B83B7D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Sample for Mold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]</w:t>
                      </w:r>
                      <w:r w:rsidR="00F068A2" w:rsidRPr="00B83B7D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.exe</w:t>
                      </w:r>
                    </w:p>
                  </w:txbxContent>
                </v:textbox>
              </v:roundrect>
            </w:pict>
          </mc:Fallback>
        </mc:AlternateContent>
      </w: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5A65D0" wp14:editId="2900BD4C">
                <wp:simplePos x="0" y="0"/>
                <wp:positionH relativeFrom="column">
                  <wp:posOffset>2571750</wp:posOffset>
                </wp:positionH>
                <wp:positionV relativeFrom="paragraph">
                  <wp:posOffset>210185</wp:posOffset>
                </wp:positionV>
                <wp:extent cx="3438144" cy="402145"/>
                <wp:effectExtent l="0" t="0" r="10160" b="17145"/>
                <wp:wrapNone/>
                <wp:docPr id="60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4021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8A2" w:rsidRPr="00F068A2" w:rsidRDefault="00F068A2" w:rsidP="00F068A2">
                            <w:pPr>
                              <w:pStyle w:val="a5"/>
                              <w:spacing w:after="0"/>
                              <w:jc w:val="left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I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nclude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\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COut.h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Mold EX-Press for Mold</w:t>
                            </w:r>
                            <w:r>
                              <w:rPr>
                                <w:rFonts w:asciiTheme="minorHAnsi" w:eastAsiaTheme="minorEastAsia" w:hAnsi="宋体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 API header file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5" o:spid="_x0000_s1029" style="position:absolute;left:0;text-align:left;margin-left:202.5pt;margin-top:16.55pt;width:270.7pt;height:3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" fillcolor="#4f81bd [3204]" strokecolor="#243f60 [1604]" strokeweight="2pt">
                <v:textbox>
                  <w:txbxContent>
                    <w:p w:rsidR="00F068A2" w:rsidRPr="00F068A2" w:rsidRDefault="00F068A2" w:rsidP="00F068A2">
                      <w:pPr>
                        <w:pStyle w:val="a5"/>
                        <w:spacing w:after="0"/>
                        <w:jc w:val="left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I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nclude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\</w:t>
                      </w:r>
                      <w:proofErr w:type="spellStart"/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COut.h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: 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Mold EX-Press for Mold</w:t>
                      </w:r>
                      <w:r>
                        <w:rPr>
                          <w:rFonts w:asciiTheme="minorHAnsi" w:eastAsiaTheme="minorEastAsia" w:hAnsi="宋体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 API header file</w:t>
                      </w:r>
                    </w:p>
                  </w:txbxContent>
                </v:textbox>
              </v:roundrect>
            </w:pict>
          </mc:Fallback>
        </mc:AlternateContent>
      </w: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6AD332" wp14:editId="4934DCB0">
                <wp:simplePos x="0" y="0"/>
                <wp:positionH relativeFrom="column">
                  <wp:posOffset>1102995</wp:posOffset>
                </wp:positionH>
                <wp:positionV relativeFrom="paragraph">
                  <wp:posOffset>112395</wp:posOffset>
                </wp:positionV>
                <wp:extent cx="1450340" cy="0"/>
                <wp:effectExtent l="0" t="0" r="16510" b="19050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0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6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85pt,8.85pt" to="201.0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" strokecolor="#4579b8 [3044]"/>
            </w:pict>
          </mc:Fallback>
        </mc:AlternateContent>
      </w: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F068A2" w:rsidRDefault="00A168C0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9920ED" wp14:editId="1E90FADE">
                <wp:simplePos x="0" y="0"/>
                <wp:positionH relativeFrom="column">
                  <wp:posOffset>2552700</wp:posOffset>
                </wp:positionH>
                <wp:positionV relativeFrom="paragraph">
                  <wp:posOffset>70485</wp:posOffset>
                </wp:positionV>
                <wp:extent cx="2381250" cy="377825"/>
                <wp:effectExtent l="0" t="0" r="19050" b="22225"/>
                <wp:wrapNone/>
                <wp:docPr id="64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77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8A2" w:rsidRPr="00F068A2" w:rsidRDefault="00F068A2" w:rsidP="00F068A2">
                            <w:pPr>
                              <w:pStyle w:val="a5"/>
                              <w:spacing w:after="0"/>
                              <w:rPr>
                                <w:rFonts w:eastAsiaTheme="minor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Source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[</w:t>
                            </w:r>
                            <w:r w:rsidRPr="00B83B7D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Sample for Mold</w:t>
                            </w:r>
                            <w:r>
                              <w:rPr>
                                <w:rFonts w:asciiTheme="minorHAnsi" w:eastAsiaTheme="minorEastAsia" w:hAnsi="宋体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] source code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30" style="position:absolute;left:0;text-align:left;margin-left:201pt;margin-top:5.55pt;width:187.5pt;height:29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" fillcolor="#4f81bd [3204]" strokecolor="#243f60 [1604]" strokeweight="2pt">
                <v:textbox>
                  <w:txbxContent>
                    <w:p w:rsidR="00F068A2" w:rsidRPr="00F068A2" w:rsidRDefault="00F068A2" w:rsidP="00F068A2">
                      <w:pPr>
                        <w:pStyle w:val="a5"/>
                        <w:spacing w:after="0"/>
                        <w:rPr>
                          <w:rFonts w:eastAsiaTheme="minorEastAsia"/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Source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[</w:t>
                      </w:r>
                      <w:r w:rsidRPr="00B83B7D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Sample for Mold</w:t>
                      </w:r>
                      <w:r>
                        <w:rPr>
                          <w:rFonts w:asciiTheme="minorHAnsi" w:eastAsiaTheme="minorEastAsia" w:hAnsi="宋体" w:cstheme="minorBidi" w:hint="eastAsia"/>
                          <w:color w:val="FFFFFF" w:themeColor="light1"/>
                          <w:sz w:val="21"/>
                          <w:szCs w:val="21"/>
                        </w:rPr>
                        <w:t>] source code</w:t>
                      </w:r>
                    </w:p>
                  </w:txbxContent>
                </v:textbox>
              </v:roundrect>
            </w:pict>
          </mc:Fallback>
        </mc:AlternateContent>
      </w:r>
      <w:r w:rsidR="00F068A2"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BA81C0" wp14:editId="54109683">
                <wp:simplePos x="0" y="0"/>
                <wp:positionH relativeFrom="column">
                  <wp:posOffset>1100455</wp:posOffset>
                </wp:positionH>
                <wp:positionV relativeFrom="paragraph">
                  <wp:posOffset>261620</wp:posOffset>
                </wp:positionV>
                <wp:extent cx="1450340" cy="0"/>
                <wp:effectExtent l="0" t="0" r="16510" b="19050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0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65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65pt,20.6pt" to="200.8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" strokecolor="#4579b8 [3044]"/>
            </w:pict>
          </mc:Fallback>
        </mc:AlternateContent>
      </w: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F068A2" w:rsidRDefault="00F068A2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633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B11DC" wp14:editId="7598D878">
                <wp:simplePos x="0" y="0"/>
                <wp:positionH relativeFrom="column">
                  <wp:posOffset>2553970</wp:posOffset>
                </wp:positionH>
                <wp:positionV relativeFrom="paragraph">
                  <wp:posOffset>269240</wp:posOffset>
                </wp:positionV>
                <wp:extent cx="2749296" cy="396240"/>
                <wp:effectExtent l="0" t="0" r="13335" b="22860"/>
                <wp:wrapNone/>
                <wp:docPr id="66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296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8A2" w:rsidRPr="005B6330" w:rsidRDefault="00F068A2" w:rsidP="00F068A2">
                            <w:pPr>
                              <w:pStyle w:val="a5"/>
                              <w:spacing w:after="0"/>
                              <w:jc w:val="lef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Help\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HELP_EN.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chm, </w:t>
                            </w:r>
                            <w:r w:rsidRPr="005B6330">
                              <w:rPr>
                                <w:rFonts w:asciiTheme="minorHAnsi" w:hAnsi="宋体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帮助文档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_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>CHS.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FFFFFF" w:themeColor="light1"/>
                                <w:sz w:val="21"/>
                                <w:szCs w:val="21"/>
                              </w:rPr>
                              <w:t>chm</w:t>
                            </w:r>
                            <w:r w:rsidRPr="005B6330">
                              <w:rPr>
                                <w:rFonts w:asciiTheme="minorHAnsi" w:hAnsi="Calibri" w:cstheme="minorBidi"/>
                                <w:color w:val="FFFFFF" w:themeColor="light1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7" o:spid="_x0000_s1031" style="position:absolute;left:0;text-align:left;margin-left:201.1pt;margin-top:21.2pt;width:216.5pt;height:31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" fillcolor="#4f81bd [3204]" strokecolor="#243f60 [1604]" strokeweight="2pt">
                <v:textbox>
                  <w:txbxContent>
                    <w:p w:rsidR="00F068A2" w:rsidRPr="005B6330" w:rsidRDefault="00F068A2" w:rsidP="00F068A2">
                      <w:pPr>
                        <w:pStyle w:val="a5"/>
                        <w:spacing w:after="0"/>
                        <w:jc w:val="left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Help\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HELP_EN.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 xml:space="preserve">chm, </w:t>
                      </w:r>
                      <w:r w:rsidRPr="005B6330">
                        <w:rPr>
                          <w:rFonts w:asciiTheme="minorHAnsi" w:hAnsi="宋体" w:cstheme="minorBidi" w:hint="eastAsia"/>
                          <w:color w:val="FFFFFF" w:themeColor="light1"/>
                          <w:sz w:val="21"/>
                          <w:szCs w:val="21"/>
                        </w:rPr>
                        <w:t>帮助文档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_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>CHS.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FFFFFF" w:themeColor="light1"/>
                          <w:sz w:val="21"/>
                          <w:szCs w:val="21"/>
                        </w:rPr>
                        <w:t>chm</w:t>
                      </w:r>
                      <w:r w:rsidRPr="005B6330">
                        <w:rPr>
                          <w:rFonts w:asciiTheme="minorHAnsi" w:hAnsi="Calibri" w:cstheme="minorBidi"/>
                          <w:color w:val="FFFFFF" w:themeColor="light1"/>
                          <w:sz w:val="21"/>
                          <w:szCs w:val="21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A77159" w:rsidRDefault="00F068A2" w:rsidP="00A7715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9D1177" wp14:editId="0EB3EEF4">
                <wp:simplePos x="0" y="0"/>
                <wp:positionH relativeFrom="column">
                  <wp:posOffset>1102995</wp:posOffset>
                </wp:positionH>
                <wp:positionV relativeFrom="paragraph">
                  <wp:posOffset>135255</wp:posOffset>
                </wp:positionV>
                <wp:extent cx="1450340" cy="0"/>
                <wp:effectExtent l="0" t="0" r="16510" b="1905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0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4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85pt,10.65pt" to="201.0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" strokecolor="#4579b8 [3044]"/>
            </w:pict>
          </mc:Fallback>
        </mc:AlternateContent>
      </w:r>
      <w:r w:rsidR="00A77159" w:rsidRPr="005B6330">
        <w:rPr>
          <w:noProof/>
        </w:rPr>
        <w:t xml:space="preserve"> </w:t>
      </w:r>
    </w:p>
    <w:p w:rsidR="00A77159" w:rsidRDefault="00A77159" w:rsidP="00A7715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A77159" w:rsidRDefault="00A77159" w:rsidP="00F068A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A77159" w:rsidRDefault="00A77159" w:rsidP="00A7715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A77159" w:rsidRDefault="00A77159" w:rsidP="00A7715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A77159" w:rsidRDefault="00A77159" w:rsidP="00A7715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A77159" w:rsidRDefault="00A77159" w:rsidP="00314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A168C0" w:rsidRDefault="00A168C0" w:rsidP="0031480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A77159" w:rsidRDefault="00A77159" w:rsidP="00F068A2">
      <w:pPr>
        <w:rPr>
          <w:rFonts w:ascii="Arial" w:hAnsi="Arial" w:cs="Arial"/>
          <w:b/>
          <w:bCs/>
          <w:sz w:val="24"/>
          <w:szCs w:val="24"/>
        </w:rPr>
      </w:pPr>
    </w:p>
    <w:p w:rsidR="00FC4350" w:rsidRDefault="00F068A2" w:rsidP="0031480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lastRenderedPageBreak/>
        <w:t xml:space="preserve"> </w:t>
      </w:r>
      <w:r w:rsidR="00E37EEA">
        <w:rPr>
          <w:rFonts w:ascii="Arial" w:hAnsi="Arial" w:cs="Arial" w:hint="eastAsia"/>
          <w:b/>
          <w:bCs/>
          <w:sz w:val="24"/>
          <w:szCs w:val="24"/>
        </w:rPr>
        <w:t>[</w:t>
      </w:r>
      <w:r w:rsidR="00E37EEA" w:rsidRPr="00E37EEA">
        <w:rPr>
          <w:rFonts w:ascii="Arial" w:hAnsi="Arial" w:cs="Arial"/>
          <w:b/>
          <w:bCs/>
          <w:sz w:val="24"/>
          <w:szCs w:val="24"/>
        </w:rPr>
        <w:t>Sample for Mold</w:t>
      </w:r>
      <w:r w:rsidR="00E37EEA">
        <w:rPr>
          <w:rFonts w:ascii="Arial" w:hAnsi="Arial" w:cs="Arial" w:hint="eastAsia"/>
          <w:b/>
          <w:bCs/>
          <w:sz w:val="24"/>
          <w:szCs w:val="24"/>
        </w:rPr>
        <w:t>]</w:t>
      </w:r>
      <w:r w:rsidR="00E37EEA" w:rsidRPr="00314803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="00314803" w:rsidRPr="00314803">
        <w:rPr>
          <w:rFonts w:ascii="Arial" w:hAnsi="Arial" w:cs="Arial" w:hint="eastAsia"/>
          <w:b/>
          <w:bCs/>
          <w:sz w:val="24"/>
          <w:szCs w:val="24"/>
        </w:rPr>
        <w:t>User Guide</w:t>
      </w:r>
    </w:p>
    <w:p w:rsidR="00A005B0" w:rsidRDefault="00E37EEA" w:rsidP="00CA46CC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[</w:t>
      </w:r>
      <w:r w:rsidR="00A24CEB" w:rsidRPr="002E768F">
        <w:rPr>
          <w:rFonts w:ascii="Arial" w:hAnsi="Arial" w:cs="Arial"/>
          <w:sz w:val="21"/>
          <w:szCs w:val="21"/>
        </w:rPr>
        <w:t>Sample for Mold</w:t>
      </w:r>
      <w:r>
        <w:rPr>
          <w:rFonts w:ascii="Arial" w:hAnsi="Arial" w:cs="Arial" w:hint="eastAsia"/>
          <w:sz w:val="21"/>
          <w:szCs w:val="21"/>
        </w:rPr>
        <w:t>]</w:t>
      </w:r>
      <w:r w:rsidR="00A24CEB" w:rsidRPr="002E768F">
        <w:rPr>
          <w:rFonts w:ascii="Arial" w:hAnsi="Arial" w:cs="Arial"/>
          <w:sz w:val="21"/>
          <w:szCs w:val="21"/>
        </w:rPr>
        <w:t>.exe</w:t>
      </w:r>
      <w:r w:rsidR="00A24CEB">
        <w:rPr>
          <w:rFonts w:ascii="Arial" w:hAnsi="Arial" w:cs="Arial" w:hint="eastAsia"/>
          <w:sz w:val="21"/>
          <w:szCs w:val="21"/>
        </w:rPr>
        <w:t xml:space="preserve"> of</w:t>
      </w:r>
      <w:r w:rsidR="00CA46CC">
        <w:rPr>
          <w:rFonts w:ascii="Arial" w:hAnsi="Arial" w:cs="Arial" w:hint="eastAsia"/>
          <w:sz w:val="21"/>
          <w:szCs w:val="21"/>
        </w:rPr>
        <w:t xml:space="preserve"> different MSVC</w:t>
      </w:r>
      <w:r w:rsidR="00A24CEB">
        <w:rPr>
          <w:rFonts w:ascii="Arial" w:hAnsi="Arial" w:cs="Arial" w:hint="eastAsia"/>
          <w:sz w:val="21"/>
          <w:szCs w:val="21"/>
        </w:rPr>
        <w:t xml:space="preserve"> versions can be found</w:t>
      </w:r>
      <w:r w:rsidR="00D20AF6" w:rsidRPr="00D20AF6">
        <w:rPr>
          <w:rFonts w:ascii="Arial" w:hAnsi="Arial" w:cs="Arial" w:hint="eastAsia"/>
          <w:sz w:val="21"/>
          <w:szCs w:val="21"/>
        </w:rPr>
        <w:t xml:space="preserve"> in $(</w:t>
      </w:r>
      <w:r w:rsidR="00D20AF6" w:rsidRPr="00D20AF6">
        <w:rPr>
          <w:rFonts w:ascii="Arial" w:hAnsi="Arial" w:cs="Arial"/>
          <w:sz w:val="21"/>
          <w:szCs w:val="21"/>
        </w:rPr>
        <w:t xml:space="preserve">Mold EX-Press </w:t>
      </w:r>
      <w:r w:rsidR="00AA244C">
        <w:rPr>
          <w:rFonts w:ascii="Arial" w:hAnsi="Arial" w:cs="Arial" w:hint="eastAsia"/>
          <w:sz w:val="21"/>
          <w:szCs w:val="21"/>
        </w:rPr>
        <w:t xml:space="preserve">for Mold </w:t>
      </w:r>
      <w:r w:rsidR="00D20AF6" w:rsidRPr="00D20AF6">
        <w:rPr>
          <w:rFonts w:ascii="Arial" w:hAnsi="Arial" w:cs="Arial"/>
          <w:sz w:val="21"/>
          <w:szCs w:val="21"/>
        </w:rPr>
        <w:t>SDK</w:t>
      </w:r>
      <w:r w:rsidR="009E09E1">
        <w:rPr>
          <w:rFonts w:ascii="Arial" w:hAnsi="Arial" w:cs="Arial" w:hint="eastAsia"/>
          <w:sz w:val="21"/>
          <w:szCs w:val="21"/>
        </w:rPr>
        <w:t>)\B</w:t>
      </w:r>
      <w:r w:rsidR="00D20AF6" w:rsidRPr="00D20AF6">
        <w:rPr>
          <w:rFonts w:ascii="Arial" w:hAnsi="Arial" w:cs="Arial" w:hint="eastAsia"/>
          <w:sz w:val="21"/>
          <w:szCs w:val="21"/>
        </w:rPr>
        <w:t>in</w:t>
      </w:r>
      <w:r w:rsidR="009E09E1">
        <w:rPr>
          <w:rFonts w:ascii="Arial" w:hAnsi="Arial" w:cs="Arial" w:hint="eastAsia"/>
          <w:sz w:val="21"/>
          <w:szCs w:val="21"/>
        </w:rPr>
        <w:t>\vs9 (vs10,</w:t>
      </w:r>
      <w:r w:rsidR="00CA46CC">
        <w:rPr>
          <w:rFonts w:ascii="Arial" w:hAnsi="Arial" w:cs="Arial" w:hint="eastAsia"/>
          <w:sz w:val="21"/>
          <w:szCs w:val="21"/>
        </w:rPr>
        <w:t xml:space="preserve"> v</w:t>
      </w:r>
      <w:r w:rsidR="009E09E1">
        <w:rPr>
          <w:rFonts w:ascii="Arial" w:hAnsi="Arial" w:cs="Arial" w:hint="eastAsia"/>
          <w:sz w:val="21"/>
          <w:szCs w:val="21"/>
        </w:rPr>
        <w:t>s</w:t>
      </w:r>
      <w:r w:rsidR="00CA46CC">
        <w:rPr>
          <w:rFonts w:ascii="Arial" w:hAnsi="Arial" w:cs="Arial" w:hint="eastAsia"/>
          <w:sz w:val="21"/>
          <w:szCs w:val="21"/>
        </w:rPr>
        <w:t>11</w:t>
      </w:r>
      <w:r w:rsidR="009E09E1">
        <w:rPr>
          <w:rFonts w:ascii="Arial" w:hAnsi="Arial" w:cs="Arial" w:hint="eastAsia"/>
          <w:sz w:val="21"/>
          <w:szCs w:val="21"/>
        </w:rPr>
        <w:t>, vs14</w:t>
      </w:r>
      <w:r w:rsidR="00CA46CC">
        <w:rPr>
          <w:rFonts w:ascii="Arial" w:hAnsi="Arial" w:cs="Arial" w:hint="eastAsia"/>
          <w:sz w:val="21"/>
          <w:szCs w:val="21"/>
        </w:rPr>
        <w:t xml:space="preserve">); if user </w:t>
      </w:r>
      <w:r w:rsidR="009E09E1">
        <w:rPr>
          <w:rFonts w:ascii="Arial" w:hAnsi="Arial" w:cs="Arial" w:hint="eastAsia"/>
          <w:sz w:val="21"/>
          <w:szCs w:val="21"/>
        </w:rPr>
        <w:t>is using an unsupported</w:t>
      </w:r>
      <w:r w:rsidR="00CA46CC">
        <w:rPr>
          <w:rFonts w:ascii="Arial" w:hAnsi="Arial" w:cs="Arial" w:hint="eastAsia"/>
          <w:sz w:val="21"/>
          <w:szCs w:val="21"/>
        </w:rPr>
        <w:t xml:space="preserve"> version of MSVC, the source code of sample can be found in </w:t>
      </w:r>
      <w:r w:rsidR="00CA46CC" w:rsidRPr="002D6D6A">
        <w:rPr>
          <w:rFonts w:ascii="Arial" w:hAnsi="Arial" w:cs="Arial" w:hint="eastAsia"/>
          <w:sz w:val="21"/>
          <w:szCs w:val="21"/>
        </w:rPr>
        <w:t>$(</w:t>
      </w:r>
      <w:r w:rsidR="00CA46CC" w:rsidRPr="002D6D6A">
        <w:rPr>
          <w:rFonts w:ascii="Arial" w:hAnsi="Arial" w:cs="Arial"/>
          <w:sz w:val="21"/>
          <w:szCs w:val="21"/>
        </w:rPr>
        <w:t xml:space="preserve">Mold EX-Press </w:t>
      </w:r>
      <w:r w:rsidR="00CA46CC" w:rsidRPr="002D6D6A">
        <w:rPr>
          <w:rFonts w:ascii="Arial" w:hAnsi="Arial" w:cs="Arial" w:hint="eastAsia"/>
          <w:sz w:val="21"/>
          <w:szCs w:val="21"/>
        </w:rPr>
        <w:t xml:space="preserve">for Mold </w:t>
      </w:r>
      <w:r w:rsidR="00CA46CC" w:rsidRPr="002D6D6A">
        <w:rPr>
          <w:rFonts w:ascii="Arial" w:hAnsi="Arial" w:cs="Arial"/>
          <w:sz w:val="21"/>
          <w:szCs w:val="21"/>
        </w:rPr>
        <w:t>SDK</w:t>
      </w:r>
      <w:r w:rsidR="00CA46CC">
        <w:rPr>
          <w:rFonts w:ascii="Arial" w:hAnsi="Arial" w:cs="Arial" w:hint="eastAsia"/>
          <w:sz w:val="21"/>
          <w:szCs w:val="21"/>
        </w:rPr>
        <w:t>)\</w:t>
      </w:r>
      <w:r w:rsidR="00E85B5E">
        <w:rPr>
          <w:rFonts w:ascii="Arial" w:hAnsi="Arial" w:cs="Arial" w:hint="eastAsia"/>
          <w:sz w:val="21"/>
          <w:szCs w:val="21"/>
        </w:rPr>
        <w:t>Source;</w:t>
      </w:r>
      <w:r w:rsidR="00CA46CC">
        <w:rPr>
          <w:rFonts w:ascii="Arial" w:hAnsi="Arial" w:cs="Arial" w:hint="eastAsia"/>
          <w:sz w:val="21"/>
          <w:szCs w:val="21"/>
        </w:rPr>
        <w:t xml:space="preserve"> user can </w:t>
      </w:r>
      <w:r w:rsidR="00CA46CC">
        <w:rPr>
          <w:rFonts w:ascii="Arial" w:hAnsi="Arial" w:cs="Arial"/>
          <w:sz w:val="21"/>
          <w:szCs w:val="21"/>
        </w:rPr>
        <w:t>directly</w:t>
      </w:r>
      <w:r w:rsidR="00CA46CC">
        <w:rPr>
          <w:rFonts w:ascii="Arial" w:hAnsi="Arial" w:cs="Arial" w:hint="eastAsia"/>
          <w:sz w:val="21"/>
          <w:szCs w:val="21"/>
        </w:rPr>
        <w:t xml:space="preserve"> upgrade the </w:t>
      </w:r>
      <w:r w:rsidR="00E85B5E">
        <w:rPr>
          <w:rFonts w:ascii="Arial" w:hAnsi="Arial" w:cs="Arial" w:hint="eastAsia"/>
          <w:sz w:val="21"/>
          <w:szCs w:val="21"/>
        </w:rPr>
        <w:t xml:space="preserve">vs9 </w:t>
      </w:r>
      <w:r w:rsidR="00CA46CC">
        <w:rPr>
          <w:rFonts w:ascii="Arial" w:hAnsi="Arial" w:cs="Arial" w:hint="eastAsia"/>
          <w:sz w:val="21"/>
          <w:szCs w:val="21"/>
        </w:rPr>
        <w:t xml:space="preserve">project </w:t>
      </w:r>
      <w:r w:rsidR="00E85B5E">
        <w:rPr>
          <w:rFonts w:ascii="Arial" w:hAnsi="Arial" w:cs="Arial" w:hint="eastAsia"/>
          <w:sz w:val="21"/>
          <w:szCs w:val="21"/>
        </w:rPr>
        <w:t>to their MSVC version and build.</w:t>
      </w:r>
    </w:p>
    <w:p w:rsidR="00F9092F" w:rsidRPr="00D20AF6" w:rsidRDefault="00F9092F" w:rsidP="00CA46CC">
      <w:pPr>
        <w:rPr>
          <w:rFonts w:ascii="Arial" w:hAnsi="Arial" w:cs="Arial"/>
          <w:sz w:val="21"/>
          <w:szCs w:val="21"/>
        </w:rPr>
      </w:pPr>
    </w:p>
    <w:p w:rsidR="00FC4350" w:rsidRPr="00314803" w:rsidRDefault="00FC4350" w:rsidP="00FC4350">
      <w:pPr>
        <w:pStyle w:val="a8"/>
        <w:numPr>
          <w:ilvl w:val="0"/>
          <w:numId w:val="5"/>
        </w:numPr>
        <w:rPr>
          <w:rFonts w:ascii="Arial" w:hAnsi="Arial" w:cs="Arial"/>
          <w:b/>
          <w:bCs/>
          <w:sz w:val="21"/>
          <w:szCs w:val="21"/>
        </w:rPr>
      </w:pPr>
      <w:r w:rsidRPr="00314803">
        <w:rPr>
          <w:rFonts w:ascii="Arial" w:hAnsi="Arial" w:cs="Arial"/>
          <w:b/>
          <w:bCs/>
          <w:sz w:val="21"/>
          <w:szCs w:val="21"/>
        </w:rPr>
        <w:t>Prerequisite</w:t>
      </w:r>
    </w:p>
    <w:p w:rsidR="00FC4350" w:rsidRDefault="00FC4350" w:rsidP="00FC4350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Install </w:t>
      </w:r>
      <w:r w:rsidRPr="00133770">
        <w:rPr>
          <w:rFonts w:ascii="Arial" w:hAnsi="Arial" w:cs="Arial"/>
          <w:sz w:val="21"/>
          <w:szCs w:val="21"/>
        </w:rPr>
        <w:t>Mold EX-Press for Mold (Global)</w:t>
      </w:r>
      <w:r>
        <w:rPr>
          <w:rFonts w:ascii="Arial" w:hAnsi="Arial" w:cs="Arial" w:hint="eastAsia"/>
          <w:sz w:val="21"/>
          <w:szCs w:val="21"/>
        </w:rPr>
        <w:t>;</w:t>
      </w:r>
    </w:p>
    <w:p w:rsidR="00314803" w:rsidRDefault="00FC4350" w:rsidP="000C2EE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After installation, </w:t>
      </w:r>
      <w:r w:rsidRPr="00133770">
        <w:rPr>
          <w:rFonts w:ascii="Arial" w:hAnsi="Arial" w:cs="Arial"/>
          <w:sz w:val="21"/>
          <w:szCs w:val="21"/>
        </w:rPr>
        <w:t>Mold EX-Press for Mold (Global)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E85B5E">
        <w:rPr>
          <w:rFonts w:ascii="Arial" w:hAnsi="Arial" w:cs="Arial" w:hint="eastAsia"/>
          <w:sz w:val="21"/>
          <w:szCs w:val="21"/>
        </w:rPr>
        <w:t xml:space="preserve">need to be run </w:t>
      </w:r>
      <w:r>
        <w:rPr>
          <w:rFonts w:ascii="Arial" w:hAnsi="Arial" w:cs="Arial" w:hint="eastAsia"/>
          <w:sz w:val="21"/>
          <w:szCs w:val="21"/>
        </w:rPr>
        <w:t xml:space="preserve">once in order to register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2D5136" w:rsidRPr="00133770">
        <w:rPr>
          <w:rFonts w:ascii="Arial" w:hAnsi="Arial" w:cs="Arial"/>
          <w:sz w:val="21"/>
          <w:szCs w:val="21"/>
        </w:rPr>
        <w:t xml:space="preserve"> </w:t>
      </w:r>
      <w:r w:rsidR="00675705">
        <w:rPr>
          <w:rFonts w:ascii="Arial" w:hAnsi="Arial" w:cs="Arial" w:hint="eastAsia"/>
          <w:sz w:val="21"/>
          <w:szCs w:val="21"/>
        </w:rPr>
        <w:t>API</w:t>
      </w:r>
      <w:r w:rsidR="002D5136">
        <w:rPr>
          <w:rFonts w:ascii="Arial" w:hAnsi="Arial" w:cs="Arial" w:hint="eastAsia"/>
          <w:sz w:val="21"/>
          <w:szCs w:val="21"/>
        </w:rPr>
        <w:t>.</w:t>
      </w:r>
    </w:p>
    <w:p w:rsidR="00F9092F" w:rsidRDefault="00F9092F" w:rsidP="000C2EE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80991" w:rsidRDefault="00A80991" w:rsidP="000C2EE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E85B5E" w:rsidRPr="0057554C" w:rsidRDefault="0057554C" w:rsidP="00E85B5E">
      <w:pPr>
        <w:pStyle w:val="a8"/>
        <w:numPr>
          <w:ilvl w:val="0"/>
          <w:numId w:val="5"/>
        </w:numPr>
        <w:rPr>
          <w:rFonts w:ascii="Arial" w:hAnsi="Arial" w:cs="Arial"/>
          <w:b/>
          <w:bCs/>
          <w:sz w:val="21"/>
          <w:szCs w:val="21"/>
        </w:rPr>
      </w:pPr>
      <w:r w:rsidRPr="0057554C">
        <w:rPr>
          <w:rFonts w:ascii="Arial" w:hAnsi="Arial" w:cs="Arial" w:hint="eastAsia"/>
          <w:b/>
          <w:bCs/>
          <w:sz w:val="21"/>
          <w:szCs w:val="21"/>
        </w:rPr>
        <w:t>Configuration</w:t>
      </w:r>
      <w:r w:rsidR="00E85B5E" w:rsidRPr="0057554C">
        <w:rPr>
          <w:rFonts w:ascii="Arial" w:hAnsi="Arial" w:cs="Arial" w:hint="eastAsia"/>
          <w:b/>
          <w:bCs/>
          <w:sz w:val="21"/>
          <w:szCs w:val="21"/>
        </w:rPr>
        <w:t xml:space="preserve"> File</w:t>
      </w:r>
    </w:p>
    <w:p w:rsidR="000C2EEA" w:rsidRDefault="00E85B5E" w:rsidP="00E85B5E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setting.ini is located in the same folder as </w:t>
      </w:r>
      <w:r w:rsidR="00E37EEA">
        <w:rPr>
          <w:rFonts w:ascii="Arial" w:hAnsi="Arial" w:cs="Arial" w:hint="eastAsia"/>
          <w:sz w:val="21"/>
          <w:szCs w:val="21"/>
        </w:rPr>
        <w:t>[</w:t>
      </w:r>
      <w:r w:rsidRPr="002E768F">
        <w:rPr>
          <w:rFonts w:ascii="Arial" w:hAnsi="Arial" w:cs="Arial"/>
          <w:sz w:val="21"/>
          <w:szCs w:val="21"/>
        </w:rPr>
        <w:t>Sample for Mold</w:t>
      </w:r>
      <w:r w:rsidR="00E37EEA">
        <w:rPr>
          <w:rFonts w:ascii="Arial" w:hAnsi="Arial" w:cs="Arial" w:hint="eastAsia"/>
          <w:sz w:val="21"/>
          <w:szCs w:val="21"/>
        </w:rPr>
        <w:t>]</w:t>
      </w:r>
      <w:r w:rsidRPr="002E768F">
        <w:rPr>
          <w:rFonts w:ascii="Arial" w:hAnsi="Arial" w:cs="Arial"/>
          <w:sz w:val="21"/>
          <w:szCs w:val="21"/>
        </w:rPr>
        <w:t>.exe</w:t>
      </w:r>
      <w:r>
        <w:rPr>
          <w:rFonts w:ascii="Arial" w:hAnsi="Arial" w:cs="Arial" w:hint="eastAsia"/>
          <w:sz w:val="21"/>
          <w:szCs w:val="21"/>
        </w:rPr>
        <w:t>; it</w:t>
      </w:r>
      <w:r w:rsidR="00F47F3D">
        <w:rPr>
          <w:rFonts w:ascii="Arial" w:hAnsi="Arial" w:cs="Arial" w:hint="eastAsia"/>
          <w:sz w:val="21"/>
          <w:szCs w:val="21"/>
        </w:rPr>
        <w:t xml:space="preserve"> is used to</w:t>
      </w:r>
      <w:r>
        <w:rPr>
          <w:rFonts w:ascii="Arial" w:hAnsi="Arial" w:cs="Arial" w:hint="eastAsia"/>
          <w:sz w:val="21"/>
          <w:szCs w:val="21"/>
        </w:rPr>
        <w:t xml:space="preserve"> save the current configuration of </w:t>
      </w:r>
      <w:r w:rsidR="00E37EEA">
        <w:rPr>
          <w:rFonts w:ascii="Arial" w:hAnsi="Arial" w:cs="Arial" w:hint="eastAsia"/>
          <w:sz w:val="21"/>
          <w:szCs w:val="21"/>
        </w:rPr>
        <w:t>[</w:t>
      </w:r>
      <w:r w:rsidRPr="002E768F">
        <w:rPr>
          <w:rFonts w:ascii="Arial" w:hAnsi="Arial" w:cs="Arial"/>
          <w:sz w:val="21"/>
          <w:szCs w:val="21"/>
        </w:rPr>
        <w:t xml:space="preserve">Sample for </w:t>
      </w:r>
      <w:r>
        <w:rPr>
          <w:rFonts w:ascii="Arial" w:hAnsi="Arial" w:cs="Arial"/>
          <w:sz w:val="21"/>
          <w:szCs w:val="21"/>
        </w:rPr>
        <w:t>Mold</w:t>
      </w:r>
      <w:r w:rsidR="00E37EEA">
        <w:rPr>
          <w:rFonts w:ascii="Arial" w:hAnsi="Arial" w:cs="Arial" w:hint="eastAsia"/>
          <w:sz w:val="21"/>
          <w:szCs w:val="21"/>
        </w:rPr>
        <w:t>]</w:t>
      </w:r>
      <w:r>
        <w:rPr>
          <w:rFonts w:ascii="Arial" w:hAnsi="Arial" w:cs="Arial" w:hint="eastAsia"/>
          <w:sz w:val="21"/>
          <w:szCs w:val="21"/>
        </w:rPr>
        <w:t>.</w:t>
      </w:r>
    </w:p>
    <w:p w:rsidR="004E34CB" w:rsidRPr="004E34CB" w:rsidRDefault="00A80991" w:rsidP="004E34CB">
      <w:pPr>
        <w:pStyle w:val="a8"/>
        <w:ind w:left="360"/>
        <w:jc w:val="center"/>
        <w:rPr>
          <w:rFonts w:ascii="Arial" w:hAnsi="Arial" w:cs="Arial"/>
          <w:sz w:val="21"/>
          <w:szCs w:val="21"/>
        </w:rPr>
      </w:pPr>
      <w:ins w:id="0" w:author="XU Long" w:date="2018-08-14T12:20:00Z">
        <w:r>
          <w:rPr>
            <w:noProof/>
          </w:rPr>
          <w:drawing>
            <wp:inline distT="0" distB="0" distL="0" distR="0" wp14:anchorId="7F320929" wp14:editId="3D967663">
              <wp:extent cx="2769326" cy="1512997"/>
              <wp:effectExtent l="0" t="0" r="0" b="0"/>
              <wp:docPr id="77" name="图片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8594" cy="15125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47F3D" w:rsidRPr="004E34CB" w:rsidRDefault="00F47F3D" w:rsidP="004E34CB">
      <w:pPr>
        <w:pStyle w:val="a8"/>
        <w:spacing w:after="0"/>
        <w:ind w:left="360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Language: </w:t>
      </w:r>
      <w:r w:rsidR="00567278">
        <w:rPr>
          <w:rFonts w:ascii="Arial" w:hAnsi="Arial" w:cs="Arial" w:hint="eastAsia"/>
          <w:sz w:val="21"/>
          <w:szCs w:val="21"/>
        </w:rPr>
        <w:t xml:space="preserve">the current value of </w:t>
      </w:r>
      <w:r w:rsidR="00567278"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Language Setting</w:t>
      </w:r>
      <w:r w:rsidR="00567278">
        <w:rPr>
          <w:rFonts w:ascii="Arial" w:hAnsi="Arial" w:cs="Arial"/>
          <w:sz w:val="21"/>
          <w:szCs w:val="21"/>
        </w:rPr>
        <w:t>”</w:t>
      </w:r>
      <w:r w:rsidR="0057554C">
        <w:rPr>
          <w:rFonts w:ascii="Arial" w:hAnsi="Arial" w:cs="Arial" w:hint="eastAsia"/>
          <w:sz w:val="21"/>
          <w:szCs w:val="21"/>
        </w:rPr>
        <w:t xml:space="preserve"> (</w:t>
      </w:r>
      <w:r w:rsidR="004E34CB">
        <w:rPr>
          <w:rFonts w:ascii="Arial" w:hAnsi="Arial" w:cs="Arial" w:hint="eastAsia"/>
          <w:sz w:val="21"/>
          <w:szCs w:val="21"/>
        </w:rPr>
        <w:t>seeing 3</w:t>
      </w:r>
      <w:r w:rsidR="0057554C">
        <w:rPr>
          <w:rFonts w:ascii="Arial" w:hAnsi="Arial" w:cs="Arial" w:hint="eastAsia"/>
          <w:sz w:val="21"/>
          <w:szCs w:val="21"/>
        </w:rPr>
        <w:t xml:space="preserve">. </w:t>
      </w:r>
      <w:r w:rsidR="004E34CB" w:rsidRPr="004E34CB">
        <w:rPr>
          <w:rFonts w:ascii="Arial" w:hAnsi="Arial" w:cs="Arial"/>
          <w:sz w:val="21"/>
          <w:szCs w:val="21"/>
        </w:rPr>
        <w:t>Language</w:t>
      </w:r>
      <w:r w:rsidR="004E34CB" w:rsidRPr="004E34CB">
        <w:rPr>
          <w:rFonts w:ascii="Arial" w:hAnsi="Arial" w:cs="Arial" w:hint="eastAsia"/>
          <w:sz w:val="21"/>
          <w:szCs w:val="21"/>
        </w:rPr>
        <w:t xml:space="preserve"> Setting</w:t>
      </w:r>
      <w:r w:rsidR="0057554C" w:rsidRPr="004E34CB">
        <w:rPr>
          <w:rFonts w:ascii="Arial" w:hAnsi="Arial" w:cs="Arial" w:hint="eastAsia"/>
          <w:sz w:val="21"/>
          <w:szCs w:val="21"/>
        </w:rPr>
        <w:t>);</w:t>
      </w:r>
    </w:p>
    <w:p w:rsidR="00F47F3D" w:rsidRPr="004E34CB" w:rsidRDefault="00F47F3D" w:rsidP="004E34CB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Init: the </w:t>
      </w:r>
      <w:r w:rsidR="00567278">
        <w:rPr>
          <w:rFonts w:ascii="Arial" w:hAnsi="Arial" w:cs="Arial" w:hint="eastAsia"/>
          <w:sz w:val="21"/>
          <w:szCs w:val="21"/>
        </w:rPr>
        <w:t xml:space="preserve">current </w:t>
      </w:r>
      <w:r w:rsidRPr="00F47F3D">
        <w:rPr>
          <w:rFonts w:ascii="Arial" w:hAnsi="Arial" w:cs="Arial"/>
          <w:sz w:val="21"/>
          <w:szCs w:val="21"/>
        </w:rPr>
        <w:t>initialization</w:t>
      </w:r>
      <w:r w:rsidRPr="00F47F3D"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 xml:space="preserve">value of </w:t>
      </w:r>
      <w:r w:rsidR="00567278">
        <w:rPr>
          <w:rFonts w:ascii="Arial" w:hAnsi="Arial" w:cs="Arial"/>
          <w:sz w:val="21"/>
          <w:szCs w:val="21"/>
        </w:rPr>
        <w:t>Mold EX-Press for Mold</w:t>
      </w:r>
      <w:r w:rsidR="00567278">
        <w:rPr>
          <w:rFonts w:ascii="Arial" w:hAnsi="Arial" w:cs="Arial" w:hint="eastAsia"/>
          <w:sz w:val="21"/>
          <w:szCs w:val="21"/>
        </w:rPr>
        <w:t xml:space="preserve"> API</w:t>
      </w:r>
      <w:r w:rsidR="004E34CB">
        <w:rPr>
          <w:rFonts w:ascii="Arial" w:hAnsi="Arial" w:cs="Arial" w:hint="eastAsia"/>
          <w:sz w:val="21"/>
          <w:szCs w:val="21"/>
        </w:rPr>
        <w:t xml:space="preserve"> (seeing 5.</w:t>
      </w:r>
      <w:r w:rsidR="004E34CB" w:rsidRPr="004E34CB">
        <w:rPr>
          <w:rFonts w:ascii="Arial" w:hAnsi="Arial" w:cs="Arial" w:hint="eastAsia"/>
          <w:sz w:val="21"/>
          <w:szCs w:val="21"/>
        </w:rPr>
        <w:t xml:space="preserve"> Interfaces </w:t>
      </w:r>
      <w:r w:rsidR="004E34CB" w:rsidRPr="004E34CB">
        <w:rPr>
          <w:rFonts w:ascii="Arial" w:hAnsi="Arial" w:cs="Arial"/>
          <w:sz w:val="21"/>
          <w:szCs w:val="21"/>
        </w:rPr>
        <w:t>initialization</w:t>
      </w:r>
      <w:r w:rsidR="004E34CB" w:rsidRPr="004E34CB">
        <w:rPr>
          <w:rFonts w:ascii="Arial" w:hAnsi="Arial" w:cs="Arial" w:hint="eastAsia"/>
          <w:sz w:val="21"/>
          <w:szCs w:val="21"/>
        </w:rPr>
        <w:t>)</w:t>
      </w:r>
      <w:r w:rsidR="0057554C" w:rsidRPr="004E34CB">
        <w:rPr>
          <w:rFonts w:ascii="Arial" w:hAnsi="Arial" w:cs="Arial" w:hint="eastAsia"/>
          <w:sz w:val="21"/>
          <w:szCs w:val="21"/>
        </w:rPr>
        <w:t>;</w:t>
      </w:r>
    </w:p>
    <w:p w:rsidR="00567278" w:rsidRPr="00F9092F" w:rsidRDefault="00567278" w:rsidP="00F9092F">
      <w:pPr>
        <w:pStyle w:val="a8"/>
        <w:spacing w:after="0"/>
        <w:ind w:left="360"/>
        <w:rPr>
          <w:rFonts w:ascii="Arial" w:hAnsi="Arial" w:cs="Arial"/>
          <w:b/>
          <w:bCs/>
          <w:sz w:val="21"/>
          <w:szCs w:val="21"/>
        </w:rPr>
      </w:pPr>
      <w:r w:rsidRPr="00A471DB">
        <w:rPr>
          <w:rFonts w:ascii="Arial" w:hAnsi="Arial" w:cs="Arial"/>
          <w:sz w:val="21"/>
          <w:szCs w:val="21"/>
        </w:rPr>
        <w:t>ModelFilePath</w:t>
      </w:r>
      <w:r>
        <w:rPr>
          <w:rFonts w:ascii="Arial" w:hAnsi="Arial" w:cs="Arial" w:hint="eastAsia"/>
          <w:sz w:val="21"/>
          <w:szCs w:val="21"/>
        </w:rPr>
        <w:t xml:space="preserve">, </w:t>
      </w:r>
      <w:r w:rsidRPr="00A471DB">
        <w:rPr>
          <w:rFonts w:ascii="Arial" w:hAnsi="Arial" w:cs="Arial"/>
          <w:sz w:val="21"/>
          <w:szCs w:val="21"/>
        </w:rPr>
        <w:t>PropertyFilePath</w:t>
      </w:r>
      <w:r>
        <w:rPr>
          <w:rFonts w:ascii="Arial" w:hAnsi="Arial" w:cs="Arial" w:hint="eastAsia"/>
          <w:sz w:val="21"/>
          <w:szCs w:val="21"/>
        </w:rPr>
        <w:t xml:space="preserve">, </w:t>
      </w:r>
      <w:r w:rsidRPr="00A471DB">
        <w:rPr>
          <w:rFonts w:ascii="Arial" w:hAnsi="Arial" w:cs="Arial"/>
          <w:sz w:val="21"/>
          <w:szCs w:val="21"/>
        </w:rPr>
        <w:t>ModelFilePath_Open</w:t>
      </w:r>
      <w:r>
        <w:rPr>
          <w:rFonts w:ascii="Arial" w:hAnsi="Arial" w:cs="Arial" w:hint="eastAsia"/>
          <w:sz w:val="21"/>
          <w:szCs w:val="21"/>
        </w:rPr>
        <w:t xml:space="preserve">, </w:t>
      </w:r>
      <w:r w:rsidRPr="00A471DB">
        <w:rPr>
          <w:rFonts w:ascii="Arial" w:hAnsi="Arial" w:cs="Arial"/>
          <w:sz w:val="21"/>
          <w:szCs w:val="21"/>
        </w:rPr>
        <w:t>PropFile_Open</w:t>
      </w:r>
      <w:r>
        <w:rPr>
          <w:rFonts w:ascii="Arial" w:hAnsi="Arial" w:cs="Arial" w:hint="eastAsia"/>
          <w:sz w:val="21"/>
          <w:szCs w:val="21"/>
        </w:rPr>
        <w:t xml:space="preserve">: the current value of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File Path</w:t>
      </w:r>
      <w:r>
        <w:rPr>
          <w:rFonts w:ascii="Arial" w:hAnsi="Arial" w:cs="Arial"/>
          <w:sz w:val="21"/>
          <w:szCs w:val="21"/>
        </w:rPr>
        <w:t>”</w:t>
      </w:r>
      <w:r w:rsidR="00F9092F">
        <w:rPr>
          <w:rFonts w:ascii="Arial" w:hAnsi="Arial" w:cs="Arial" w:hint="eastAsia"/>
          <w:sz w:val="21"/>
          <w:szCs w:val="21"/>
        </w:rPr>
        <w:t xml:space="preserve"> (seeing 4. </w:t>
      </w:r>
      <w:r w:rsidR="00F9092F" w:rsidRPr="00F9092F">
        <w:rPr>
          <w:rFonts w:ascii="Arial" w:hAnsi="Arial" w:cs="Arial" w:hint="eastAsia"/>
          <w:sz w:val="21"/>
          <w:szCs w:val="21"/>
        </w:rPr>
        <w:t>File Path Setting)</w:t>
      </w:r>
      <w:r w:rsidR="0057554C" w:rsidRPr="00F9092F">
        <w:rPr>
          <w:rFonts w:ascii="Arial" w:hAnsi="Arial" w:cs="Arial" w:hint="eastAsia"/>
          <w:sz w:val="21"/>
          <w:szCs w:val="21"/>
        </w:rPr>
        <w:t>;</w:t>
      </w:r>
    </w:p>
    <w:p w:rsidR="00567278" w:rsidRDefault="00567278" w:rsidP="00E85B5E">
      <w:pPr>
        <w:pStyle w:val="a8"/>
        <w:ind w:left="360"/>
        <w:rPr>
          <w:rFonts w:ascii="Arial" w:hAnsi="Arial" w:cs="Arial"/>
          <w:sz w:val="21"/>
          <w:szCs w:val="21"/>
        </w:rPr>
      </w:pPr>
      <w:r w:rsidRPr="00A471DB">
        <w:rPr>
          <w:rFonts w:ascii="Arial" w:hAnsi="Arial" w:cs="Arial"/>
          <w:sz w:val="21"/>
          <w:szCs w:val="21"/>
        </w:rPr>
        <w:t>Message_Show</w:t>
      </w:r>
      <w:r>
        <w:rPr>
          <w:rFonts w:ascii="Arial" w:hAnsi="Arial" w:cs="Arial" w:hint="eastAsia"/>
          <w:sz w:val="21"/>
          <w:szCs w:val="21"/>
        </w:rPr>
        <w:t xml:space="preserve">: used to </w:t>
      </w:r>
      <w:r>
        <w:rPr>
          <w:rFonts w:ascii="Arial" w:hAnsi="Arial" w:cs="Arial"/>
          <w:sz w:val="21"/>
          <w:szCs w:val="21"/>
        </w:rPr>
        <w:t>control</w:t>
      </w:r>
      <w:r>
        <w:rPr>
          <w:rFonts w:ascii="Arial" w:hAnsi="Arial" w:cs="Arial" w:hint="eastAsia"/>
          <w:sz w:val="21"/>
          <w:szCs w:val="21"/>
        </w:rPr>
        <w:t xml:space="preserve"> if </w:t>
      </w:r>
      <w:r w:rsidR="00354C78">
        <w:rPr>
          <w:rFonts w:ascii="Arial" w:hAnsi="Arial" w:cs="Arial"/>
          <w:sz w:val="21"/>
          <w:szCs w:val="21"/>
        </w:rPr>
        <w:t>popping</w:t>
      </w:r>
      <w:r w:rsidR="00354C78">
        <w:rPr>
          <w:rFonts w:ascii="Arial" w:hAnsi="Arial" w:cs="Arial" w:hint="eastAsia"/>
          <w:sz w:val="21"/>
          <w:szCs w:val="21"/>
        </w:rPr>
        <w:t xml:space="preserve"> the </w:t>
      </w:r>
      <w:r>
        <w:rPr>
          <w:rFonts w:ascii="Arial" w:hAnsi="Arial" w:cs="Arial" w:hint="eastAsia"/>
          <w:sz w:val="21"/>
          <w:szCs w:val="21"/>
        </w:rPr>
        <w:t xml:space="preserve">file path </w:t>
      </w:r>
      <w:r w:rsidR="00354C78">
        <w:rPr>
          <w:rFonts w:ascii="Arial" w:hAnsi="Arial" w:cs="Arial" w:hint="eastAsia"/>
          <w:sz w:val="21"/>
          <w:szCs w:val="21"/>
        </w:rPr>
        <w:t xml:space="preserve">message </w:t>
      </w:r>
      <w:r>
        <w:rPr>
          <w:rFonts w:ascii="Arial" w:hAnsi="Arial" w:cs="Arial" w:hint="eastAsia"/>
          <w:sz w:val="21"/>
          <w:szCs w:val="21"/>
        </w:rPr>
        <w:t>dialog</w:t>
      </w:r>
      <w:r w:rsidR="00F9092F">
        <w:rPr>
          <w:rFonts w:ascii="Arial" w:hAnsi="Arial" w:cs="Arial" w:hint="eastAsia"/>
          <w:sz w:val="21"/>
          <w:szCs w:val="21"/>
        </w:rPr>
        <w:t xml:space="preserve"> (seeing 6.A.4.a</w:t>
      </w:r>
      <w:r w:rsidR="00F9092F" w:rsidRPr="00F9092F">
        <w:rPr>
          <w:rFonts w:ascii="Arial" w:hAnsi="Arial" w:cs="Arial" w:hint="eastAsia"/>
          <w:sz w:val="21"/>
          <w:szCs w:val="21"/>
        </w:rPr>
        <w:t>);</w:t>
      </w:r>
    </w:p>
    <w:p w:rsidR="00F47F3D" w:rsidRDefault="00567278" w:rsidP="00F9092F">
      <w:pPr>
        <w:pStyle w:val="a8"/>
        <w:ind w:left="360"/>
        <w:rPr>
          <w:rFonts w:ascii="Arial" w:hAnsi="Arial" w:cs="Arial"/>
          <w:sz w:val="21"/>
          <w:szCs w:val="21"/>
        </w:rPr>
      </w:pPr>
      <w:r w:rsidRPr="00A471DB">
        <w:rPr>
          <w:rFonts w:ascii="Arial" w:hAnsi="Arial" w:cs="Arial"/>
          <w:sz w:val="21"/>
          <w:szCs w:val="21"/>
        </w:rPr>
        <w:t>InstallPath</w:t>
      </w:r>
      <w:r>
        <w:rPr>
          <w:rFonts w:ascii="Arial" w:hAnsi="Arial" w:cs="Arial" w:hint="eastAsia"/>
          <w:sz w:val="21"/>
          <w:szCs w:val="21"/>
        </w:rPr>
        <w:t xml:space="preserve">: log the install path of </w:t>
      </w:r>
      <w:r w:rsidRPr="00133770">
        <w:rPr>
          <w:rFonts w:ascii="Arial" w:hAnsi="Arial" w:cs="Arial"/>
          <w:sz w:val="21"/>
          <w:szCs w:val="21"/>
        </w:rPr>
        <w:t>Mold EX-Press for Mold (Global)</w:t>
      </w:r>
      <w:r>
        <w:rPr>
          <w:rFonts w:ascii="Arial" w:hAnsi="Arial" w:cs="Arial" w:hint="eastAsia"/>
          <w:sz w:val="21"/>
          <w:szCs w:val="21"/>
        </w:rPr>
        <w:t xml:space="preserve">; when </w:t>
      </w:r>
      <w:r>
        <w:rPr>
          <w:rFonts w:ascii="Arial" w:hAnsi="Arial" w:cs="Arial"/>
          <w:sz w:val="21"/>
          <w:szCs w:val="21"/>
        </w:rPr>
        <w:t>initializing</w:t>
      </w:r>
      <w:r>
        <w:rPr>
          <w:rFonts w:ascii="Arial" w:hAnsi="Arial" w:cs="Arial" w:hint="eastAsia"/>
          <w:sz w:val="21"/>
          <w:szCs w:val="21"/>
        </w:rPr>
        <w:t xml:space="preserve">, </w:t>
      </w:r>
      <w:r w:rsidR="00E37EEA">
        <w:rPr>
          <w:rFonts w:ascii="Arial" w:hAnsi="Arial" w:cs="Arial" w:hint="eastAsia"/>
          <w:sz w:val="21"/>
          <w:szCs w:val="21"/>
        </w:rPr>
        <w:t>[</w:t>
      </w:r>
      <w:r w:rsidRPr="002E768F">
        <w:rPr>
          <w:rFonts w:ascii="Arial" w:hAnsi="Arial" w:cs="Arial"/>
          <w:sz w:val="21"/>
          <w:szCs w:val="21"/>
        </w:rPr>
        <w:t>Sample for Mold</w:t>
      </w:r>
      <w:r w:rsidR="00E37EEA">
        <w:rPr>
          <w:rFonts w:ascii="Arial" w:hAnsi="Arial" w:cs="Arial" w:hint="eastAsia"/>
          <w:sz w:val="21"/>
          <w:szCs w:val="21"/>
        </w:rPr>
        <w:t>]</w:t>
      </w:r>
      <w:r>
        <w:rPr>
          <w:rFonts w:ascii="Arial" w:hAnsi="Arial" w:cs="Arial" w:hint="eastAsia"/>
          <w:sz w:val="21"/>
          <w:szCs w:val="21"/>
        </w:rPr>
        <w:t xml:space="preserve"> will </w:t>
      </w:r>
      <w:r>
        <w:rPr>
          <w:rFonts w:ascii="Arial" w:hAnsi="Arial" w:cs="Arial"/>
          <w:sz w:val="21"/>
          <w:szCs w:val="21"/>
        </w:rPr>
        <w:t>query</w:t>
      </w:r>
      <w:r>
        <w:rPr>
          <w:rFonts w:ascii="Arial" w:hAnsi="Arial" w:cs="Arial" w:hint="eastAsia"/>
          <w:sz w:val="21"/>
          <w:szCs w:val="21"/>
        </w:rPr>
        <w:t xml:space="preserve"> the install path of </w:t>
      </w:r>
      <w:r w:rsidRPr="00133770">
        <w:rPr>
          <w:rFonts w:ascii="Arial" w:hAnsi="Arial" w:cs="Arial"/>
          <w:sz w:val="21"/>
          <w:szCs w:val="21"/>
        </w:rPr>
        <w:t>Mold EX-Press for Mold (Global)</w:t>
      </w:r>
      <w:r>
        <w:rPr>
          <w:rFonts w:ascii="Arial" w:hAnsi="Arial" w:cs="Arial" w:hint="eastAsia"/>
          <w:sz w:val="21"/>
          <w:szCs w:val="21"/>
        </w:rPr>
        <w:t xml:space="preserve"> in </w:t>
      </w:r>
      <w:r w:rsidR="00F9092F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 xml:space="preserve">registry, and log the </w:t>
      </w:r>
      <w:r>
        <w:rPr>
          <w:rFonts w:ascii="Arial" w:hAnsi="Arial" w:cs="Arial"/>
          <w:sz w:val="21"/>
          <w:szCs w:val="21"/>
        </w:rPr>
        <w:t>path</w:t>
      </w:r>
      <w:r>
        <w:rPr>
          <w:rFonts w:ascii="Arial" w:hAnsi="Arial" w:cs="Arial" w:hint="eastAsia"/>
          <w:sz w:val="21"/>
          <w:szCs w:val="21"/>
        </w:rPr>
        <w:t xml:space="preserve"> in Setting\</w:t>
      </w:r>
      <w:r w:rsidRPr="00973E13">
        <w:rPr>
          <w:rFonts w:ascii="Arial" w:hAnsi="Arial" w:cs="Arial"/>
          <w:sz w:val="21"/>
          <w:szCs w:val="21"/>
        </w:rPr>
        <w:t>InstallPath</w:t>
      </w:r>
      <w:r>
        <w:rPr>
          <w:rFonts w:ascii="Arial" w:hAnsi="Arial" w:cs="Arial" w:hint="eastAsia"/>
          <w:sz w:val="21"/>
          <w:szCs w:val="21"/>
        </w:rPr>
        <w:t xml:space="preserve"> variable in setting.ini; </w:t>
      </w:r>
      <w:r w:rsidR="00F9092F">
        <w:rPr>
          <w:rFonts w:ascii="Arial" w:hAnsi="Arial" w:cs="Arial" w:hint="eastAsia"/>
          <w:sz w:val="21"/>
          <w:szCs w:val="21"/>
        </w:rPr>
        <w:t>user can refer to the codes of</w:t>
      </w:r>
      <w:r w:rsidR="00AA7BB2">
        <w:rPr>
          <w:rFonts w:ascii="Arial" w:hAnsi="Arial" w:cs="Arial" w:hint="eastAsia"/>
          <w:sz w:val="21"/>
          <w:szCs w:val="21"/>
        </w:rPr>
        <w:t xml:space="preserve"> </w:t>
      </w:r>
      <w:r w:rsidR="00F9092F">
        <w:rPr>
          <w:rFonts w:ascii="Arial" w:hAnsi="Arial" w:cs="Arial" w:hint="eastAsia"/>
          <w:sz w:val="21"/>
          <w:szCs w:val="21"/>
        </w:rPr>
        <w:t>[</w:t>
      </w:r>
      <w:r w:rsidR="00F9092F" w:rsidRPr="002E768F">
        <w:rPr>
          <w:rFonts w:ascii="Arial" w:hAnsi="Arial" w:cs="Arial"/>
          <w:sz w:val="21"/>
          <w:szCs w:val="21"/>
        </w:rPr>
        <w:t>Sample for Mold</w:t>
      </w:r>
      <w:r w:rsidR="00F9092F">
        <w:rPr>
          <w:rFonts w:ascii="Arial" w:hAnsi="Arial" w:cs="Arial" w:hint="eastAsia"/>
          <w:sz w:val="21"/>
          <w:szCs w:val="21"/>
        </w:rPr>
        <w:t xml:space="preserve">] </w:t>
      </w:r>
      <w:r w:rsidR="00AA7BB2">
        <w:rPr>
          <w:rFonts w:ascii="Arial" w:hAnsi="Arial" w:cs="Arial"/>
          <w:sz w:val="21"/>
          <w:szCs w:val="21"/>
        </w:rPr>
        <w:t>initializ</w:t>
      </w:r>
      <w:r w:rsidR="00F9092F">
        <w:rPr>
          <w:rFonts w:ascii="Arial" w:hAnsi="Arial" w:cs="Arial" w:hint="eastAsia"/>
          <w:sz w:val="21"/>
          <w:szCs w:val="21"/>
        </w:rPr>
        <w:t xml:space="preserve">ation </w:t>
      </w:r>
      <w:r w:rsidR="00AA7BB2">
        <w:rPr>
          <w:rFonts w:ascii="Arial" w:hAnsi="Arial" w:cs="Arial" w:hint="eastAsia"/>
          <w:sz w:val="21"/>
          <w:szCs w:val="21"/>
        </w:rPr>
        <w:t xml:space="preserve">to get the install path of </w:t>
      </w:r>
      <w:r w:rsidR="00AA7BB2" w:rsidRPr="00133770">
        <w:rPr>
          <w:rFonts w:ascii="Arial" w:hAnsi="Arial" w:cs="Arial"/>
          <w:sz w:val="21"/>
          <w:szCs w:val="21"/>
        </w:rPr>
        <w:t>Mold EX-Press for Mold (Global)</w:t>
      </w:r>
      <w:r w:rsidR="00AA7BB2">
        <w:rPr>
          <w:rFonts w:ascii="Arial" w:hAnsi="Arial" w:cs="Arial" w:hint="eastAsia"/>
          <w:sz w:val="21"/>
          <w:szCs w:val="21"/>
        </w:rPr>
        <w:t>.</w:t>
      </w:r>
    </w:p>
    <w:p w:rsidR="00F9092F" w:rsidRPr="00F9092F" w:rsidRDefault="00F9092F" w:rsidP="00F9092F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F47F3D" w:rsidRPr="00E85B5E" w:rsidRDefault="00F47F3D" w:rsidP="00E85B5E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700967" w:rsidRPr="00314803" w:rsidRDefault="00675705" w:rsidP="00675705">
      <w:pPr>
        <w:pStyle w:val="a8"/>
        <w:numPr>
          <w:ilvl w:val="0"/>
          <w:numId w:val="5"/>
        </w:numPr>
        <w:spacing w:after="0"/>
        <w:rPr>
          <w:rFonts w:ascii="Arial" w:hAnsi="Arial" w:cs="Arial"/>
          <w:b/>
          <w:bCs/>
          <w:sz w:val="21"/>
          <w:szCs w:val="21"/>
        </w:rPr>
      </w:pPr>
      <w:r w:rsidRPr="00314803">
        <w:rPr>
          <w:rFonts w:ascii="Arial" w:hAnsi="Arial" w:cs="Arial"/>
          <w:b/>
          <w:bCs/>
          <w:sz w:val="21"/>
          <w:szCs w:val="21"/>
        </w:rPr>
        <w:t>Language</w:t>
      </w:r>
      <w:r w:rsidR="00314803">
        <w:rPr>
          <w:rFonts w:ascii="Arial" w:hAnsi="Arial" w:cs="Arial" w:hint="eastAsia"/>
          <w:b/>
          <w:bCs/>
          <w:sz w:val="21"/>
          <w:szCs w:val="21"/>
        </w:rPr>
        <w:t xml:space="preserve"> Setting</w:t>
      </w:r>
    </w:p>
    <w:p w:rsidR="003A6F13" w:rsidRDefault="00E37EEA" w:rsidP="002D5E34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[</w:t>
      </w:r>
      <w:r w:rsidR="00C07CD9" w:rsidRPr="002E768F">
        <w:rPr>
          <w:rFonts w:ascii="Arial" w:hAnsi="Arial" w:cs="Arial"/>
          <w:sz w:val="21"/>
          <w:szCs w:val="21"/>
        </w:rPr>
        <w:t>Sample for Mold</w:t>
      </w:r>
      <w:r>
        <w:rPr>
          <w:rFonts w:ascii="Arial" w:hAnsi="Arial" w:cs="Arial" w:hint="eastAsia"/>
          <w:sz w:val="21"/>
          <w:szCs w:val="21"/>
        </w:rPr>
        <w:t>]</w:t>
      </w:r>
      <w:r w:rsidR="00C07CD9">
        <w:rPr>
          <w:rFonts w:ascii="Arial" w:hAnsi="Arial" w:cs="Arial" w:hint="eastAsia"/>
          <w:sz w:val="21"/>
          <w:szCs w:val="21"/>
        </w:rPr>
        <w:t xml:space="preserve"> </w:t>
      </w:r>
      <w:r w:rsidR="00DC5C92">
        <w:rPr>
          <w:rFonts w:ascii="Arial" w:hAnsi="Arial" w:cs="Arial" w:hint="eastAsia"/>
          <w:sz w:val="21"/>
          <w:szCs w:val="21"/>
        </w:rPr>
        <w:t xml:space="preserve">supports 6 languages by now, which are </w:t>
      </w:r>
      <w:r w:rsidR="00C07CD9">
        <w:rPr>
          <w:rFonts w:ascii="Arial" w:hAnsi="Arial" w:cs="Arial" w:hint="eastAsia"/>
          <w:sz w:val="21"/>
          <w:szCs w:val="21"/>
        </w:rPr>
        <w:t>Simplified Chinese, English, Japanese,</w:t>
      </w:r>
      <w:r w:rsidR="00A2766A">
        <w:rPr>
          <w:rFonts w:ascii="Arial" w:hAnsi="Arial" w:cs="Arial" w:hint="eastAsia"/>
          <w:sz w:val="21"/>
          <w:szCs w:val="21"/>
        </w:rPr>
        <w:t xml:space="preserve"> </w:t>
      </w:r>
      <w:r w:rsidR="00A2766A" w:rsidRPr="00A2766A">
        <w:rPr>
          <w:rFonts w:ascii="Arial" w:hAnsi="Arial" w:cs="Arial"/>
          <w:sz w:val="21"/>
          <w:szCs w:val="21"/>
        </w:rPr>
        <w:t>Traditional</w:t>
      </w:r>
      <w:r w:rsidR="00A2766A">
        <w:rPr>
          <w:rFonts w:ascii="Arial" w:hAnsi="Arial" w:cs="Arial" w:hint="eastAsia"/>
          <w:sz w:val="21"/>
          <w:szCs w:val="21"/>
        </w:rPr>
        <w:t xml:space="preserve"> </w:t>
      </w:r>
      <w:r w:rsidR="00A2766A" w:rsidRPr="00A2766A">
        <w:rPr>
          <w:rFonts w:ascii="Arial" w:hAnsi="Arial" w:cs="Arial"/>
          <w:sz w:val="21"/>
          <w:szCs w:val="21"/>
        </w:rPr>
        <w:t>Chinese</w:t>
      </w:r>
      <w:r w:rsidR="00C07CD9">
        <w:rPr>
          <w:rFonts w:ascii="Arial" w:hAnsi="Arial" w:cs="Arial" w:hint="eastAsia"/>
          <w:sz w:val="21"/>
          <w:szCs w:val="21"/>
        </w:rPr>
        <w:t>, Korean,</w:t>
      </w:r>
      <w:r w:rsidR="002D5E34">
        <w:rPr>
          <w:rFonts w:ascii="Arial" w:hAnsi="Arial" w:cs="Arial" w:hint="eastAsia"/>
          <w:sz w:val="21"/>
          <w:szCs w:val="21"/>
        </w:rPr>
        <w:t xml:space="preserve"> Thai.</w:t>
      </w:r>
    </w:p>
    <w:p w:rsidR="002D5E34" w:rsidRDefault="002D5E34" w:rsidP="00C07CD9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The current language setting is logged in Setting\Language variable in setting.ini.</w:t>
      </w:r>
    </w:p>
    <w:p w:rsidR="00C07CD9" w:rsidRDefault="00C07CD9" w:rsidP="00C07CD9">
      <w:pPr>
        <w:pStyle w:val="a8"/>
        <w:spacing w:after="0"/>
        <w:ind w:left="36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1C82250" wp14:editId="662D96FF">
            <wp:extent cx="1212850" cy="563388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" cy="5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3D" w:rsidRDefault="00E5123D" w:rsidP="00F9092F">
      <w:pPr>
        <w:spacing w:after="0"/>
        <w:rPr>
          <w:rFonts w:ascii="Arial" w:hAnsi="Arial" w:cs="Arial"/>
          <w:sz w:val="21"/>
          <w:szCs w:val="21"/>
        </w:rPr>
      </w:pPr>
    </w:p>
    <w:p w:rsidR="002D5E34" w:rsidRDefault="00957358" w:rsidP="002D5E34">
      <w:pPr>
        <w:pStyle w:val="a8"/>
        <w:numPr>
          <w:ilvl w:val="0"/>
          <w:numId w:val="5"/>
        </w:numPr>
        <w:spacing w:after="0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 w:hint="eastAsia"/>
          <w:b/>
          <w:bCs/>
          <w:sz w:val="21"/>
          <w:szCs w:val="21"/>
        </w:rPr>
        <w:lastRenderedPageBreak/>
        <w:t>File Path Setting</w:t>
      </w:r>
    </w:p>
    <w:p w:rsidR="00957358" w:rsidRDefault="00957358" w:rsidP="002D5E34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2D5E34">
        <w:rPr>
          <w:rFonts w:ascii="Arial" w:hAnsi="Arial" w:cs="Arial" w:hint="eastAsia"/>
          <w:sz w:val="21"/>
          <w:szCs w:val="21"/>
        </w:rPr>
        <w:t xml:space="preserve">User can set the saving </w:t>
      </w:r>
      <w:r w:rsidRPr="002D5E34">
        <w:rPr>
          <w:rFonts w:ascii="Arial" w:hAnsi="Arial" w:cs="Arial"/>
          <w:sz w:val="21"/>
          <w:szCs w:val="21"/>
        </w:rPr>
        <w:t>path</w:t>
      </w:r>
      <w:r w:rsidRPr="002D5E34">
        <w:rPr>
          <w:rFonts w:ascii="Arial" w:hAnsi="Arial" w:cs="Arial" w:hint="eastAsia"/>
          <w:sz w:val="21"/>
          <w:szCs w:val="21"/>
        </w:rPr>
        <w:t xml:space="preserve"> for the generated model files and property files in </w:t>
      </w:r>
      <w:r w:rsidRPr="002D5E34">
        <w:rPr>
          <w:rFonts w:ascii="Arial" w:hAnsi="Arial" w:cs="Arial"/>
          <w:sz w:val="21"/>
          <w:szCs w:val="21"/>
        </w:rPr>
        <w:t>“</w:t>
      </w:r>
      <w:r w:rsidRPr="002D5E34">
        <w:rPr>
          <w:rFonts w:ascii="Arial" w:hAnsi="Arial" w:cs="Arial" w:hint="eastAsia"/>
          <w:sz w:val="21"/>
          <w:szCs w:val="21"/>
        </w:rPr>
        <w:t>File Path</w:t>
      </w:r>
      <w:r w:rsidRPr="002D5E34">
        <w:rPr>
          <w:rFonts w:ascii="Arial" w:hAnsi="Arial" w:cs="Arial"/>
          <w:sz w:val="21"/>
          <w:szCs w:val="21"/>
        </w:rPr>
        <w:t>”</w:t>
      </w:r>
      <w:r w:rsidRPr="002D5E34">
        <w:rPr>
          <w:rFonts w:ascii="Arial" w:hAnsi="Arial" w:cs="Arial" w:hint="eastAsia"/>
          <w:sz w:val="21"/>
          <w:szCs w:val="21"/>
        </w:rPr>
        <w:t xml:space="preserve">; if </w:t>
      </w:r>
      <w:r w:rsidRPr="002D5E34">
        <w:rPr>
          <w:rFonts w:ascii="Arial" w:hAnsi="Arial" w:cs="Arial"/>
          <w:sz w:val="21"/>
          <w:szCs w:val="21"/>
        </w:rPr>
        <w:t>“</w:t>
      </w:r>
      <w:r w:rsidRPr="002D5E34">
        <w:rPr>
          <w:rFonts w:ascii="Arial" w:hAnsi="Arial" w:cs="Arial" w:hint="eastAsia"/>
          <w:sz w:val="21"/>
          <w:szCs w:val="21"/>
        </w:rPr>
        <w:t>Auto Open</w:t>
      </w:r>
      <w:r w:rsidRPr="002D5E34">
        <w:rPr>
          <w:rFonts w:ascii="Arial" w:hAnsi="Arial" w:cs="Arial"/>
          <w:sz w:val="21"/>
          <w:szCs w:val="21"/>
        </w:rPr>
        <w:t>”</w:t>
      </w:r>
      <w:r w:rsidRPr="002D5E34">
        <w:rPr>
          <w:rFonts w:ascii="Arial" w:hAnsi="Arial" w:cs="Arial" w:hint="eastAsia"/>
          <w:sz w:val="21"/>
          <w:szCs w:val="21"/>
        </w:rPr>
        <w:t xml:space="preserve"> is checked, </w:t>
      </w:r>
      <w:r w:rsidR="00F9092F">
        <w:rPr>
          <w:rFonts w:ascii="Arial" w:hAnsi="Arial" w:cs="Arial" w:hint="eastAsia"/>
          <w:sz w:val="21"/>
          <w:szCs w:val="21"/>
        </w:rPr>
        <w:t>[</w:t>
      </w:r>
      <w:r w:rsidR="00A80991" w:rsidRPr="002D5E34">
        <w:rPr>
          <w:rFonts w:ascii="Arial" w:hAnsi="Arial" w:cs="Arial"/>
          <w:sz w:val="21"/>
          <w:szCs w:val="21"/>
        </w:rPr>
        <w:t>Sample for Mold</w:t>
      </w:r>
      <w:r w:rsidR="00F9092F">
        <w:rPr>
          <w:rFonts w:ascii="Arial" w:hAnsi="Arial" w:cs="Arial" w:hint="eastAsia"/>
          <w:sz w:val="21"/>
          <w:szCs w:val="21"/>
        </w:rPr>
        <w:t>]</w:t>
      </w:r>
      <w:r w:rsidR="00A80991" w:rsidRPr="002D5E34">
        <w:rPr>
          <w:rFonts w:ascii="Arial" w:hAnsi="Arial" w:cs="Arial" w:hint="eastAsia"/>
          <w:sz w:val="21"/>
          <w:szCs w:val="21"/>
        </w:rPr>
        <w:t xml:space="preserve"> will open the saving folder automatically after files are generated.</w:t>
      </w:r>
    </w:p>
    <w:p w:rsidR="002D5E34" w:rsidRDefault="002D5E34" w:rsidP="002D5E34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The current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File Path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setting is logged in Setting\</w:t>
      </w:r>
      <w:r w:rsidRPr="00A471DB">
        <w:rPr>
          <w:rFonts w:ascii="Arial" w:hAnsi="Arial" w:cs="Arial"/>
          <w:sz w:val="21"/>
          <w:szCs w:val="21"/>
        </w:rPr>
        <w:t>ModelFilePath</w:t>
      </w:r>
      <w:r>
        <w:rPr>
          <w:rFonts w:ascii="Arial" w:hAnsi="Arial" w:cs="Arial" w:hint="eastAsia"/>
          <w:sz w:val="21"/>
          <w:szCs w:val="21"/>
        </w:rPr>
        <w:t xml:space="preserve">, </w:t>
      </w:r>
      <w:r w:rsidRPr="00A471DB">
        <w:rPr>
          <w:rFonts w:ascii="Arial" w:hAnsi="Arial" w:cs="Arial"/>
          <w:sz w:val="21"/>
          <w:szCs w:val="21"/>
        </w:rPr>
        <w:t>PropertyFilePath</w:t>
      </w:r>
      <w:r>
        <w:rPr>
          <w:rFonts w:ascii="Arial" w:hAnsi="Arial" w:cs="Arial" w:hint="eastAsia"/>
          <w:sz w:val="21"/>
          <w:szCs w:val="21"/>
        </w:rPr>
        <w:t xml:space="preserve">, </w:t>
      </w:r>
      <w:r w:rsidRPr="00A471DB">
        <w:rPr>
          <w:rFonts w:ascii="Arial" w:hAnsi="Arial" w:cs="Arial"/>
          <w:sz w:val="21"/>
          <w:szCs w:val="21"/>
        </w:rPr>
        <w:t>ModelFilePath_Open</w:t>
      </w:r>
      <w:r>
        <w:rPr>
          <w:rFonts w:ascii="Arial" w:hAnsi="Arial" w:cs="Arial" w:hint="eastAsia"/>
          <w:sz w:val="21"/>
          <w:szCs w:val="21"/>
        </w:rPr>
        <w:t xml:space="preserve">, </w:t>
      </w:r>
      <w:r w:rsidRPr="00A471DB">
        <w:rPr>
          <w:rFonts w:ascii="Arial" w:hAnsi="Arial" w:cs="Arial"/>
          <w:sz w:val="21"/>
          <w:szCs w:val="21"/>
        </w:rPr>
        <w:t>PropFile_Open</w:t>
      </w:r>
      <w:r>
        <w:rPr>
          <w:rFonts w:ascii="Arial" w:hAnsi="Arial" w:cs="Arial" w:hint="eastAsia"/>
          <w:sz w:val="21"/>
          <w:szCs w:val="21"/>
        </w:rPr>
        <w:t xml:space="preserve"> in setting.ini;</w:t>
      </w:r>
    </w:p>
    <w:p w:rsidR="002D5E34" w:rsidRDefault="00C91712" w:rsidP="00C91712">
      <w:pPr>
        <w:spacing w:after="0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4E63C43A" wp14:editId="173F6306">
            <wp:extent cx="3232150" cy="624029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5746" cy="6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2F" w:rsidRPr="002D5E34" w:rsidRDefault="00F9092F" w:rsidP="00C91712">
      <w:pPr>
        <w:spacing w:after="0"/>
        <w:jc w:val="center"/>
        <w:rPr>
          <w:rFonts w:ascii="Arial" w:hAnsi="Arial" w:cs="Arial"/>
          <w:b/>
          <w:bCs/>
          <w:sz w:val="21"/>
          <w:szCs w:val="21"/>
        </w:rPr>
      </w:pPr>
    </w:p>
    <w:p w:rsidR="00A80991" w:rsidRPr="00957358" w:rsidRDefault="00A80991" w:rsidP="00957358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</w:p>
    <w:p w:rsidR="003A6F13" w:rsidRPr="00314803" w:rsidRDefault="002D5136" w:rsidP="00F47F3D">
      <w:pPr>
        <w:pStyle w:val="a8"/>
        <w:numPr>
          <w:ilvl w:val="0"/>
          <w:numId w:val="5"/>
        </w:numPr>
        <w:spacing w:after="0"/>
        <w:rPr>
          <w:rFonts w:ascii="Arial" w:hAnsi="Arial" w:cs="Arial"/>
          <w:b/>
          <w:bCs/>
          <w:sz w:val="21"/>
          <w:szCs w:val="21"/>
        </w:rPr>
      </w:pPr>
      <w:r w:rsidRPr="00314803">
        <w:rPr>
          <w:rFonts w:ascii="Arial" w:hAnsi="Arial" w:cs="Arial" w:hint="eastAsia"/>
          <w:b/>
          <w:bCs/>
          <w:sz w:val="21"/>
          <w:szCs w:val="21"/>
        </w:rPr>
        <w:t xml:space="preserve">Interfaces </w:t>
      </w:r>
      <w:r w:rsidR="00F47F3D" w:rsidRPr="00F47F3D">
        <w:rPr>
          <w:rFonts w:ascii="Arial" w:hAnsi="Arial" w:cs="Arial"/>
          <w:b/>
          <w:bCs/>
          <w:sz w:val="21"/>
          <w:szCs w:val="21"/>
        </w:rPr>
        <w:t>initialization</w:t>
      </w:r>
    </w:p>
    <w:p w:rsidR="002D5136" w:rsidRPr="00314803" w:rsidRDefault="002D5136" w:rsidP="00314803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User can select different i</w:t>
      </w:r>
      <w:r>
        <w:rPr>
          <w:rFonts w:ascii="Arial" w:hAnsi="Arial" w:cs="Arial"/>
          <w:sz w:val="21"/>
          <w:szCs w:val="21"/>
        </w:rPr>
        <w:t xml:space="preserve">nitialization </w:t>
      </w:r>
      <w:r>
        <w:rPr>
          <w:rFonts w:ascii="Arial" w:hAnsi="Arial" w:cs="Arial" w:hint="eastAsia"/>
          <w:sz w:val="21"/>
          <w:szCs w:val="21"/>
        </w:rPr>
        <w:t>p</w:t>
      </w:r>
      <w:r w:rsidRPr="002D5136">
        <w:rPr>
          <w:rFonts w:ascii="Arial" w:hAnsi="Arial" w:cs="Arial"/>
          <w:sz w:val="21"/>
          <w:szCs w:val="21"/>
        </w:rPr>
        <w:t>arameter</w:t>
      </w:r>
      <w:r>
        <w:rPr>
          <w:rFonts w:ascii="Arial" w:hAnsi="Arial" w:cs="Arial" w:hint="eastAsia"/>
          <w:sz w:val="21"/>
          <w:szCs w:val="21"/>
        </w:rPr>
        <w:t>s in combo</w:t>
      </w:r>
      <w:r w:rsidR="00496FC3"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 xml:space="preserve">box under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 xml:space="preserve">Interfaces </w:t>
      </w:r>
      <w:r w:rsidRPr="002D5136">
        <w:rPr>
          <w:rFonts w:ascii="Arial" w:hAnsi="Arial" w:cs="Arial"/>
          <w:sz w:val="21"/>
          <w:szCs w:val="21"/>
        </w:rPr>
        <w:t>Initialize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>; different i</w:t>
      </w:r>
      <w:r>
        <w:rPr>
          <w:rFonts w:ascii="Arial" w:hAnsi="Arial" w:cs="Arial"/>
          <w:sz w:val="21"/>
          <w:szCs w:val="21"/>
        </w:rPr>
        <w:t xml:space="preserve">nitialization </w:t>
      </w:r>
      <w:r>
        <w:rPr>
          <w:rFonts w:ascii="Arial" w:hAnsi="Arial" w:cs="Arial" w:hint="eastAsia"/>
          <w:sz w:val="21"/>
          <w:szCs w:val="21"/>
        </w:rPr>
        <w:t>p</w:t>
      </w:r>
      <w:r w:rsidRPr="002D5136">
        <w:rPr>
          <w:rFonts w:ascii="Arial" w:hAnsi="Arial" w:cs="Arial"/>
          <w:sz w:val="21"/>
          <w:szCs w:val="21"/>
        </w:rPr>
        <w:t>arameter</w:t>
      </w:r>
      <w:r>
        <w:rPr>
          <w:rFonts w:ascii="Arial" w:hAnsi="Arial" w:cs="Arial" w:hint="eastAsia"/>
          <w:sz w:val="21"/>
          <w:szCs w:val="21"/>
        </w:rPr>
        <w:t xml:space="preserve">s </w:t>
      </w:r>
      <w:r w:rsidR="006C31A5">
        <w:rPr>
          <w:rFonts w:ascii="Arial" w:hAnsi="Arial" w:cs="Arial" w:hint="eastAsia"/>
          <w:sz w:val="21"/>
          <w:szCs w:val="21"/>
        </w:rPr>
        <w:t>will</w:t>
      </w:r>
      <w:r>
        <w:rPr>
          <w:rFonts w:ascii="Arial" w:hAnsi="Arial" w:cs="Arial" w:hint="eastAsia"/>
          <w:sz w:val="21"/>
          <w:szCs w:val="21"/>
        </w:rPr>
        <w:t xml:space="preserve"> decide what formats of model files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API will generate.</w:t>
      </w:r>
    </w:p>
    <w:tbl>
      <w:tblPr>
        <w:tblStyle w:val="a9"/>
        <w:tblW w:w="0" w:type="auto"/>
        <w:jc w:val="center"/>
        <w:tblInd w:w="-999" w:type="dxa"/>
        <w:tblLook w:val="04A0" w:firstRow="1" w:lastRow="0" w:firstColumn="1" w:lastColumn="0" w:noHBand="0" w:noVBand="1"/>
      </w:tblPr>
      <w:tblGrid>
        <w:gridCol w:w="2692"/>
        <w:gridCol w:w="1984"/>
      </w:tblGrid>
      <w:tr w:rsidR="002D5136" w:rsidTr="00F9092F">
        <w:trPr>
          <w:jc w:val="center"/>
        </w:trPr>
        <w:tc>
          <w:tcPr>
            <w:tcW w:w="2692" w:type="dxa"/>
          </w:tcPr>
          <w:p w:rsidR="002D5136" w:rsidRDefault="002D5136" w:rsidP="00C91712">
            <w:pPr>
              <w:pStyle w:val="a8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I</w:t>
            </w:r>
            <w:r>
              <w:rPr>
                <w:rFonts w:ascii="Arial" w:hAnsi="Arial" w:cs="Arial"/>
                <w:sz w:val="21"/>
                <w:szCs w:val="21"/>
              </w:rPr>
              <w:t xml:space="preserve">nitialization </w:t>
            </w:r>
            <w:r>
              <w:rPr>
                <w:rFonts w:ascii="Arial" w:hAnsi="Arial" w:cs="Arial" w:hint="eastAsia"/>
                <w:sz w:val="21"/>
                <w:szCs w:val="21"/>
              </w:rPr>
              <w:t>p</w:t>
            </w:r>
            <w:r w:rsidRPr="002D5136">
              <w:rPr>
                <w:rFonts w:ascii="Arial" w:hAnsi="Arial" w:cs="Arial"/>
                <w:sz w:val="21"/>
                <w:szCs w:val="21"/>
              </w:rPr>
              <w:t>arameter</w:t>
            </w:r>
            <w:r>
              <w:rPr>
                <w:rFonts w:ascii="Arial" w:hAnsi="Arial" w:cs="Arial" w:hint="eastAsia"/>
                <w:sz w:val="21"/>
                <w:szCs w:val="21"/>
              </w:rPr>
              <w:t>s</w:t>
            </w:r>
          </w:p>
        </w:tc>
        <w:tc>
          <w:tcPr>
            <w:tcW w:w="1984" w:type="dxa"/>
          </w:tcPr>
          <w:p w:rsidR="002D5136" w:rsidRDefault="005404B8" w:rsidP="00A12F0A">
            <w:pPr>
              <w:pStyle w:val="a8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Generated</w:t>
            </w:r>
            <w:r w:rsidR="002D5136">
              <w:rPr>
                <w:rFonts w:ascii="Arial" w:hAnsi="Arial" w:cs="Arial" w:hint="eastAsia"/>
                <w:sz w:val="21"/>
                <w:szCs w:val="21"/>
              </w:rPr>
              <w:t xml:space="preserve"> formats</w:t>
            </w:r>
          </w:p>
        </w:tc>
      </w:tr>
      <w:tr w:rsidR="002D5136" w:rsidTr="00F9092F">
        <w:trPr>
          <w:jc w:val="center"/>
        </w:trPr>
        <w:tc>
          <w:tcPr>
            <w:tcW w:w="2692" w:type="dxa"/>
          </w:tcPr>
          <w:p w:rsidR="002D5136" w:rsidRDefault="00FF7426" w:rsidP="00A12F0A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&amp;</w:t>
            </w:r>
            <w:r w:rsidR="002D5136" w:rsidRPr="00E34F7B">
              <w:rPr>
                <w:rFonts w:ascii="Arial" w:hAnsi="Arial" w:cs="Arial"/>
                <w:sz w:val="21"/>
                <w:szCs w:val="21"/>
              </w:rPr>
              <w:t>DWG-[oInit:1]</w:t>
            </w:r>
          </w:p>
        </w:tc>
        <w:tc>
          <w:tcPr>
            <w:tcW w:w="1984" w:type="dxa"/>
          </w:tcPr>
          <w:p w:rsidR="002D5136" w:rsidRDefault="006C31A5" w:rsidP="00A12F0A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</w:t>
            </w:r>
            <w:r w:rsidR="002D5136">
              <w:rPr>
                <w:rFonts w:ascii="Arial" w:hAnsi="Arial" w:cs="Arial" w:hint="eastAsia"/>
                <w:sz w:val="21"/>
                <w:szCs w:val="21"/>
              </w:rPr>
              <w:t>at</w:t>
            </w:r>
            <w:r>
              <w:rPr>
                <w:rFonts w:ascii="Arial" w:hAnsi="Arial" w:cs="Arial" w:hint="eastAsia"/>
                <w:sz w:val="21"/>
                <w:szCs w:val="21"/>
              </w:rPr>
              <w:t>,</w:t>
            </w:r>
            <w:r w:rsidR="00496FC3">
              <w:rPr>
                <w:rFonts w:ascii="Arial" w:hAnsi="Arial" w:cs="Arial" w:hint="eastAsia"/>
                <w:sz w:val="21"/>
                <w:szCs w:val="21"/>
              </w:rPr>
              <w:t xml:space="preserve"> </w:t>
            </w:r>
            <w:r w:rsidR="002D5136">
              <w:rPr>
                <w:rFonts w:ascii="Arial" w:hAnsi="Arial" w:cs="Arial" w:hint="eastAsia"/>
                <w:sz w:val="21"/>
                <w:szCs w:val="21"/>
              </w:rPr>
              <w:t>dwg</w:t>
            </w:r>
          </w:p>
        </w:tc>
      </w:tr>
      <w:tr w:rsidR="002D5136" w:rsidTr="00F9092F">
        <w:trPr>
          <w:jc w:val="center"/>
        </w:trPr>
        <w:tc>
          <w:tcPr>
            <w:tcW w:w="2692" w:type="dxa"/>
          </w:tcPr>
          <w:p w:rsidR="002D5136" w:rsidRDefault="002D5136" w:rsidP="00A12F0A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 w:rsidRPr="00E34F7B">
              <w:rPr>
                <w:rFonts w:ascii="Arial" w:hAnsi="Arial" w:cs="Arial"/>
                <w:sz w:val="21"/>
                <w:szCs w:val="21"/>
              </w:rPr>
              <w:t>SAT-[oInit:4]</w:t>
            </w:r>
          </w:p>
        </w:tc>
        <w:tc>
          <w:tcPr>
            <w:tcW w:w="1984" w:type="dxa"/>
          </w:tcPr>
          <w:p w:rsidR="002D5136" w:rsidRDefault="002D5136" w:rsidP="00A12F0A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sat</w:t>
            </w:r>
          </w:p>
        </w:tc>
      </w:tr>
      <w:tr w:rsidR="002D5136" w:rsidTr="00F9092F">
        <w:trPr>
          <w:jc w:val="center"/>
        </w:trPr>
        <w:tc>
          <w:tcPr>
            <w:tcW w:w="2692" w:type="dxa"/>
          </w:tcPr>
          <w:p w:rsidR="002D5136" w:rsidRDefault="00FF7426" w:rsidP="00A12F0A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&amp;</w:t>
            </w:r>
            <w:r w:rsidR="002D5136" w:rsidRPr="00E34F7B">
              <w:rPr>
                <w:rFonts w:ascii="Arial" w:hAnsi="Arial" w:cs="Arial"/>
                <w:sz w:val="21"/>
                <w:szCs w:val="21"/>
              </w:rPr>
              <w:t>STP-[oInit:5]</w:t>
            </w:r>
          </w:p>
        </w:tc>
        <w:tc>
          <w:tcPr>
            <w:tcW w:w="1984" w:type="dxa"/>
          </w:tcPr>
          <w:p w:rsidR="002D5136" w:rsidRDefault="006C31A5" w:rsidP="00A12F0A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</w:t>
            </w:r>
            <w:r w:rsidR="002D5136">
              <w:rPr>
                <w:rFonts w:ascii="Arial" w:hAnsi="Arial" w:cs="Arial" w:hint="eastAsia"/>
                <w:sz w:val="21"/>
                <w:szCs w:val="21"/>
              </w:rPr>
              <w:t>at</w:t>
            </w:r>
            <w:r>
              <w:rPr>
                <w:rFonts w:ascii="Arial" w:hAnsi="Arial" w:cs="Arial" w:hint="eastAsia"/>
                <w:sz w:val="21"/>
                <w:szCs w:val="21"/>
              </w:rPr>
              <w:t xml:space="preserve">, </w:t>
            </w:r>
            <w:r w:rsidR="002D5136">
              <w:rPr>
                <w:rFonts w:ascii="Arial" w:hAnsi="Arial" w:cs="Arial" w:hint="eastAsia"/>
                <w:sz w:val="21"/>
                <w:szCs w:val="21"/>
              </w:rPr>
              <w:t>stp</w:t>
            </w:r>
          </w:p>
        </w:tc>
      </w:tr>
      <w:tr w:rsidR="00C91712" w:rsidTr="00F9092F">
        <w:trPr>
          <w:jc w:val="center"/>
        </w:trPr>
        <w:tc>
          <w:tcPr>
            <w:tcW w:w="2692" w:type="dxa"/>
          </w:tcPr>
          <w:p w:rsidR="00C91712" w:rsidRDefault="00C91712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SAT</w:t>
            </w:r>
            <w:r>
              <w:rPr>
                <w:rFonts w:ascii="Arial" w:hAnsi="Arial" w:cs="Arial" w:hint="eastAsia"/>
                <w:sz w:val="21"/>
                <w:szCs w:val="21"/>
              </w:rPr>
              <w:t>&amp;DWG&amp;X_T</w:t>
            </w:r>
            <w:r w:rsidRPr="00E34F7B">
              <w:rPr>
                <w:rFonts w:ascii="Arial" w:hAnsi="Arial" w:cs="Arial"/>
                <w:sz w:val="21"/>
                <w:szCs w:val="21"/>
              </w:rPr>
              <w:t>-[oInit:</w:t>
            </w:r>
            <w:r>
              <w:rPr>
                <w:rFonts w:ascii="Arial" w:hAnsi="Arial" w:cs="Arial" w:hint="eastAsia"/>
                <w:sz w:val="21"/>
                <w:szCs w:val="21"/>
              </w:rPr>
              <w:t>6</w:t>
            </w:r>
            <w:r w:rsidRPr="00E34F7B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984" w:type="dxa"/>
          </w:tcPr>
          <w:p w:rsidR="00C91712" w:rsidRDefault="006C31A5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</w:t>
            </w:r>
            <w:r w:rsidR="00C91712">
              <w:rPr>
                <w:rFonts w:ascii="Arial" w:hAnsi="Arial" w:cs="Arial" w:hint="eastAsia"/>
                <w:sz w:val="21"/>
                <w:szCs w:val="21"/>
              </w:rPr>
              <w:t>at</w:t>
            </w:r>
            <w:r>
              <w:rPr>
                <w:rFonts w:ascii="Arial" w:hAnsi="Arial" w:cs="Arial" w:hint="eastAsia"/>
                <w:sz w:val="21"/>
                <w:szCs w:val="21"/>
              </w:rPr>
              <w:t xml:space="preserve">, </w:t>
            </w:r>
            <w:r w:rsidR="00C91712">
              <w:rPr>
                <w:rFonts w:ascii="Arial" w:hAnsi="Arial" w:cs="Arial" w:hint="eastAsia"/>
                <w:sz w:val="21"/>
                <w:szCs w:val="21"/>
              </w:rPr>
              <w:t>dwg</w:t>
            </w:r>
            <w:r>
              <w:rPr>
                <w:rFonts w:ascii="Arial" w:hAnsi="Arial" w:cs="Arial" w:hint="eastAsia"/>
                <w:sz w:val="21"/>
                <w:szCs w:val="21"/>
              </w:rPr>
              <w:t xml:space="preserve">, </w:t>
            </w:r>
            <w:r w:rsidR="00C91712">
              <w:rPr>
                <w:rFonts w:ascii="Arial" w:hAnsi="Arial" w:cs="Arial" w:hint="eastAsia"/>
                <w:sz w:val="21"/>
                <w:szCs w:val="21"/>
              </w:rPr>
              <w:t>x_t</w:t>
            </w:r>
          </w:p>
        </w:tc>
      </w:tr>
    </w:tbl>
    <w:p w:rsidR="002D5136" w:rsidRDefault="002D5136" w:rsidP="002D5136">
      <w:pPr>
        <w:spacing w:after="0"/>
        <w:rPr>
          <w:rFonts w:ascii="Arial" w:hAnsi="Arial" w:cs="Arial"/>
          <w:sz w:val="21"/>
          <w:szCs w:val="21"/>
        </w:rPr>
      </w:pPr>
    </w:p>
    <w:p w:rsidR="00CE3D27" w:rsidRDefault="006C31A5" w:rsidP="00CE3D27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For instance, i</w:t>
      </w:r>
      <w:r w:rsidR="00496FC3">
        <w:rPr>
          <w:rFonts w:ascii="Arial" w:hAnsi="Arial" w:cs="Arial" w:hint="eastAsia"/>
          <w:sz w:val="21"/>
          <w:szCs w:val="21"/>
        </w:rPr>
        <w:t xml:space="preserve">n order to </w:t>
      </w:r>
      <w:r w:rsidR="00496FC3">
        <w:rPr>
          <w:rFonts w:ascii="Arial" w:hAnsi="Arial" w:cs="Arial"/>
          <w:sz w:val="21"/>
          <w:szCs w:val="21"/>
        </w:rPr>
        <w:t>generate</w:t>
      </w:r>
      <w:r>
        <w:rPr>
          <w:rFonts w:ascii="Arial" w:hAnsi="Arial" w:cs="Arial" w:hint="eastAsia"/>
          <w:sz w:val="21"/>
          <w:szCs w:val="21"/>
        </w:rPr>
        <w:t xml:space="preserve"> only sat format</w:t>
      </w:r>
      <w:r w:rsidR="00496FC3">
        <w:rPr>
          <w:rFonts w:ascii="Arial" w:hAnsi="Arial" w:cs="Arial" w:hint="eastAsia"/>
          <w:sz w:val="21"/>
          <w:szCs w:val="21"/>
        </w:rPr>
        <w:t xml:space="preserve"> user can select </w:t>
      </w:r>
      <w:r w:rsidR="00496FC3">
        <w:rPr>
          <w:rFonts w:ascii="Arial" w:hAnsi="Arial" w:cs="Arial"/>
          <w:sz w:val="21"/>
          <w:szCs w:val="21"/>
        </w:rPr>
        <w:t>“</w:t>
      </w:r>
      <w:r w:rsidR="00496FC3" w:rsidRPr="00E34F7B">
        <w:rPr>
          <w:rFonts w:ascii="Arial" w:hAnsi="Arial" w:cs="Arial"/>
          <w:sz w:val="21"/>
          <w:szCs w:val="21"/>
        </w:rPr>
        <w:t>SAT-[oInit:4]</w:t>
      </w:r>
      <w:r w:rsidR="00496FC3">
        <w:rPr>
          <w:rFonts w:ascii="Arial" w:hAnsi="Arial" w:cs="Arial"/>
          <w:sz w:val="21"/>
          <w:szCs w:val="21"/>
        </w:rPr>
        <w:t>”</w:t>
      </w:r>
      <w:r w:rsidR="00496FC3">
        <w:rPr>
          <w:rFonts w:ascii="Arial" w:hAnsi="Arial" w:cs="Arial" w:hint="eastAsia"/>
          <w:sz w:val="21"/>
          <w:szCs w:val="21"/>
        </w:rPr>
        <w:t xml:space="preserve">, then click </w:t>
      </w:r>
      <w:r w:rsidR="00496FC3">
        <w:rPr>
          <w:rFonts w:ascii="Arial" w:hAnsi="Arial" w:cs="Arial"/>
          <w:sz w:val="21"/>
          <w:szCs w:val="21"/>
        </w:rPr>
        <w:t>“</w:t>
      </w:r>
      <w:r w:rsidR="00496FC3">
        <w:rPr>
          <w:rFonts w:ascii="Arial" w:hAnsi="Arial" w:cs="Arial" w:hint="eastAsia"/>
          <w:sz w:val="21"/>
          <w:szCs w:val="21"/>
        </w:rPr>
        <w:t>Init</w:t>
      </w:r>
      <w:r w:rsidR="00496FC3">
        <w:rPr>
          <w:rFonts w:ascii="Arial" w:hAnsi="Arial" w:cs="Arial"/>
          <w:sz w:val="21"/>
          <w:szCs w:val="21"/>
        </w:rPr>
        <w:t>”</w:t>
      </w:r>
      <w:r w:rsidR="00496FC3">
        <w:rPr>
          <w:rFonts w:ascii="Arial" w:hAnsi="Arial" w:cs="Arial" w:hint="eastAsia"/>
          <w:sz w:val="21"/>
          <w:szCs w:val="21"/>
        </w:rPr>
        <w:t xml:space="preserve"> button; </w:t>
      </w:r>
      <w:r>
        <w:rPr>
          <w:rFonts w:ascii="Arial" w:hAnsi="Arial" w:cs="Arial" w:hint="eastAsia"/>
          <w:sz w:val="21"/>
          <w:szCs w:val="21"/>
        </w:rPr>
        <w:t>[</w:t>
      </w:r>
      <w:r>
        <w:rPr>
          <w:rFonts w:ascii="Arial" w:hAnsi="Arial" w:cs="Arial"/>
          <w:sz w:val="21"/>
          <w:szCs w:val="21"/>
        </w:rPr>
        <w:t>Sample for Mo</w:t>
      </w:r>
      <w:r>
        <w:rPr>
          <w:rFonts w:ascii="Arial" w:hAnsi="Arial" w:cs="Arial" w:hint="eastAsia"/>
          <w:sz w:val="21"/>
          <w:szCs w:val="21"/>
        </w:rPr>
        <w:t xml:space="preserve">ld] </w:t>
      </w:r>
      <w:r w:rsidR="00496FC3">
        <w:rPr>
          <w:rFonts w:ascii="Arial" w:hAnsi="Arial" w:cs="Arial" w:hint="eastAsia"/>
          <w:sz w:val="21"/>
          <w:szCs w:val="21"/>
        </w:rPr>
        <w:t>will pop message box to notify</w:t>
      </w:r>
      <w:r>
        <w:rPr>
          <w:rFonts w:ascii="Arial" w:hAnsi="Arial" w:cs="Arial" w:hint="eastAsia"/>
          <w:sz w:val="21"/>
          <w:szCs w:val="21"/>
        </w:rPr>
        <w:t xml:space="preserve"> the user</w:t>
      </w:r>
      <w:r w:rsidR="00496FC3">
        <w:rPr>
          <w:rFonts w:ascii="Arial" w:hAnsi="Arial" w:cs="Arial" w:hint="eastAsia"/>
          <w:sz w:val="21"/>
          <w:szCs w:val="21"/>
        </w:rPr>
        <w:t xml:space="preserve"> if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496FC3">
        <w:rPr>
          <w:rFonts w:ascii="Arial" w:hAnsi="Arial" w:cs="Arial" w:hint="eastAsia"/>
          <w:sz w:val="21"/>
          <w:szCs w:val="21"/>
        </w:rPr>
        <w:t xml:space="preserve"> API </w:t>
      </w:r>
      <w:r>
        <w:rPr>
          <w:rFonts w:ascii="Arial" w:hAnsi="Arial" w:cs="Arial" w:hint="eastAsia"/>
          <w:sz w:val="21"/>
          <w:szCs w:val="21"/>
        </w:rPr>
        <w:t xml:space="preserve">is </w:t>
      </w:r>
      <w:r w:rsidR="00496FC3">
        <w:rPr>
          <w:rFonts w:ascii="Arial" w:hAnsi="Arial" w:cs="Arial" w:hint="eastAsia"/>
          <w:sz w:val="21"/>
          <w:szCs w:val="21"/>
        </w:rPr>
        <w:t>i</w:t>
      </w:r>
      <w:r w:rsidR="00496FC3" w:rsidRPr="002D5136">
        <w:rPr>
          <w:rFonts w:ascii="Arial" w:hAnsi="Arial" w:cs="Arial"/>
          <w:sz w:val="21"/>
          <w:szCs w:val="21"/>
        </w:rPr>
        <w:t>nitialize</w:t>
      </w:r>
      <w:r>
        <w:rPr>
          <w:rFonts w:ascii="Arial" w:hAnsi="Arial" w:cs="Arial" w:hint="eastAsia"/>
          <w:sz w:val="21"/>
          <w:szCs w:val="21"/>
        </w:rPr>
        <w:t>d</w:t>
      </w:r>
      <w:r w:rsidR="00496FC3">
        <w:rPr>
          <w:rFonts w:ascii="Arial" w:hAnsi="Arial" w:cs="Arial" w:hint="eastAsia"/>
          <w:sz w:val="21"/>
          <w:szCs w:val="21"/>
        </w:rPr>
        <w:t xml:space="preserve"> </w:t>
      </w:r>
      <w:r w:rsidR="00496FC3">
        <w:rPr>
          <w:rFonts w:ascii="Arial" w:hAnsi="Arial" w:cs="Arial"/>
          <w:sz w:val="21"/>
          <w:szCs w:val="21"/>
        </w:rPr>
        <w:t>successfully</w:t>
      </w:r>
      <w:r w:rsidR="00496FC3">
        <w:rPr>
          <w:rFonts w:ascii="Arial" w:hAnsi="Arial" w:cs="Arial" w:hint="eastAsia"/>
          <w:sz w:val="21"/>
          <w:szCs w:val="21"/>
        </w:rPr>
        <w:t>.</w:t>
      </w:r>
    </w:p>
    <w:p w:rsidR="006C31A5" w:rsidRPr="006C31A5" w:rsidRDefault="006C31A5" w:rsidP="006C31A5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The current i</w:t>
      </w:r>
      <w:r>
        <w:rPr>
          <w:rFonts w:ascii="Arial" w:hAnsi="Arial" w:cs="Arial"/>
          <w:sz w:val="21"/>
          <w:szCs w:val="21"/>
        </w:rPr>
        <w:t xml:space="preserve">nitialization </w:t>
      </w:r>
      <w:r>
        <w:rPr>
          <w:rFonts w:ascii="Arial" w:hAnsi="Arial" w:cs="Arial" w:hint="eastAsia"/>
          <w:sz w:val="21"/>
          <w:szCs w:val="21"/>
        </w:rPr>
        <w:t>p</w:t>
      </w:r>
      <w:r>
        <w:rPr>
          <w:rFonts w:ascii="Arial" w:hAnsi="Arial" w:cs="Arial"/>
          <w:sz w:val="21"/>
          <w:szCs w:val="21"/>
        </w:rPr>
        <w:t>arameter</w:t>
      </w:r>
      <w:r>
        <w:rPr>
          <w:rFonts w:ascii="Arial" w:hAnsi="Arial" w:cs="Arial" w:hint="eastAsia"/>
          <w:sz w:val="21"/>
          <w:szCs w:val="21"/>
        </w:rPr>
        <w:t xml:space="preserve"> is logged in Setting\</w:t>
      </w:r>
      <w:r w:rsidRPr="00A471DB">
        <w:rPr>
          <w:rFonts w:ascii="Arial" w:hAnsi="Arial" w:cs="Arial"/>
          <w:sz w:val="21"/>
          <w:szCs w:val="21"/>
        </w:rPr>
        <w:t>Init</w:t>
      </w:r>
      <w:r>
        <w:rPr>
          <w:rFonts w:ascii="Arial" w:hAnsi="Arial" w:cs="Arial" w:hint="eastAsia"/>
          <w:sz w:val="21"/>
          <w:szCs w:val="21"/>
        </w:rPr>
        <w:t xml:space="preserve"> variable in setting.ini.</w:t>
      </w:r>
    </w:p>
    <w:p w:rsidR="00700967" w:rsidRPr="00E5123D" w:rsidRDefault="006C31A5" w:rsidP="00E5123D">
      <w:pPr>
        <w:pStyle w:val="a5"/>
        <w:jc w:val="center"/>
        <w:rPr>
          <w:rFonts w:ascii="Arial" w:eastAsiaTheme="minorEastAsia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B2C2DA4" wp14:editId="5E3B8C7A">
            <wp:extent cx="2178050" cy="6336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0421" cy="6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3D" w:rsidRPr="00E5123D" w:rsidRDefault="00E5123D" w:rsidP="00E5123D">
      <w:pPr>
        <w:pStyle w:val="a8"/>
        <w:spacing w:after="0"/>
        <w:ind w:left="360"/>
        <w:rPr>
          <w:rFonts w:ascii="Arial" w:hAnsi="Arial" w:cs="Arial"/>
          <w:color w:val="FF0000"/>
          <w:sz w:val="21"/>
          <w:szCs w:val="21"/>
        </w:rPr>
      </w:pPr>
      <w:r w:rsidRPr="00E5123D">
        <w:rPr>
          <w:rFonts w:ascii="Arial" w:hAnsi="Arial" w:cs="Arial" w:hint="eastAsia"/>
          <w:color w:val="FF0000"/>
          <w:sz w:val="21"/>
          <w:szCs w:val="21"/>
        </w:rPr>
        <w:t xml:space="preserve">Note: </w:t>
      </w:r>
      <w:r w:rsidRPr="00E5123D">
        <w:rPr>
          <w:rFonts w:ascii="Arial" w:hAnsi="Arial" w:cs="Arial"/>
          <w:color w:val="FF0000"/>
          <w:sz w:val="21"/>
          <w:szCs w:val="21"/>
        </w:rPr>
        <w:t xml:space="preserve">Mold EX-Press for Mold </w:t>
      </w:r>
      <w:r w:rsidRPr="00E5123D">
        <w:rPr>
          <w:rFonts w:ascii="Arial" w:hAnsi="Arial" w:cs="Arial" w:hint="eastAsia"/>
          <w:color w:val="FF0000"/>
          <w:sz w:val="21"/>
          <w:szCs w:val="21"/>
        </w:rPr>
        <w:t xml:space="preserve">API can only be </w:t>
      </w:r>
      <w:r w:rsidRPr="00E5123D">
        <w:rPr>
          <w:rFonts w:ascii="Arial" w:hAnsi="Arial" w:cs="Arial"/>
          <w:color w:val="FF0000"/>
          <w:sz w:val="21"/>
          <w:szCs w:val="21"/>
        </w:rPr>
        <w:t>initialized</w:t>
      </w:r>
      <w:r w:rsidR="006C31A5">
        <w:rPr>
          <w:rFonts w:ascii="Arial" w:hAnsi="Arial" w:cs="Arial" w:hint="eastAsia"/>
          <w:color w:val="FF0000"/>
          <w:sz w:val="21"/>
          <w:szCs w:val="21"/>
        </w:rPr>
        <w:t xml:space="preserve"> once in one process; so </w:t>
      </w:r>
      <w:r w:rsidRPr="00E5123D">
        <w:rPr>
          <w:rFonts w:ascii="Arial" w:hAnsi="Arial" w:cs="Arial" w:hint="eastAsia"/>
          <w:color w:val="FF0000"/>
          <w:sz w:val="21"/>
          <w:szCs w:val="21"/>
        </w:rPr>
        <w:t xml:space="preserve">if </w:t>
      </w:r>
      <w:r w:rsidRPr="00E5123D">
        <w:rPr>
          <w:rFonts w:ascii="Arial" w:hAnsi="Arial" w:cs="Arial"/>
          <w:color w:val="FF0000"/>
          <w:sz w:val="21"/>
          <w:szCs w:val="21"/>
        </w:rPr>
        <w:t>initialization</w:t>
      </w:r>
      <w:r w:rsidRPr="00E5123D">
        <w:rPr>
          <w:rFonts w:ascii="Arial" w:hAnsi="Arial" w:cs="Arial" w:hint="eastAsia"/>
          <w:color w:val="FF0000"/>
          <w:sz w:val="21"/>
          <w:szCs w:val="21"/>
        </w:rPr>
        <w:t xml:space="preserve"> is </w:t>
      </w:r>
      <w:r w:rsidRPr="00E5123D">
        <w:rPr>
          <w:rFonts w:ascii="Arial" w:hAnsi="Arial" w:cs="Arial"/>
          <w:color w:val="FF0000"/>
          <w:sz w:val="21"/>
          <w:szCs w:val="21"/>
        </w:rPr>
        <w:t>successful</w:t>
      </w:r>
      <w:r w:rsidRPr="00E5123D">
        <w:rPr>
          <w:rFonts w:ascii="Arial" w:hAnsi="Arial" w:cs="Arial" w:hint="eastAsia"/>
          <w:color w:val="FF0000"/>
          <w:sz w:val="21"/>
          <w:szCs w:val="21"/>
        </w:rPr>
        <w:t xml:space="preserve">, </w:t>
      </w:r>
      <w:r w:rsidR="006C31A5">
        <w:rPr>
          <w:rFonts w:ascii="Arial" w:hAnsi="Arial" w:cs="Arial" w:hint="eastAsia"/>
          <w:color w:val="FF0000"/>
          <w:sz w:val="21"/>
          <w:szCs w:val="21"/>
        </w:rPr>
        <w:t xml:space="preserve">the </w:t>
      </w:r>
      <w:r w:rsidRPr="00E5123D">
        <w:rPr>
          <w:rFonts w:ascii="Arial" w:hAnsi="Arial" w:cs="Arial"/>
          <w:color w:val="FF0000"/>
          <w:sz w:val="21"/>
          <w:szCs w:val="21"/>
        </w:rPr>
        <w:t>“</w:t>
      </w:r>
      <w:r w:rsidRPr="00E5123D">
        <w:rPr>
          <w:rFonts w:ascii="Arial" w:hAnsi="Arial" w:cs="Arial" w:hint="eastAsia"/>
          <w:color w:val="FF0000"/>
          <w:sz w:val="21"/>
          <w:szCs w:val="21"/>
        </w:rPr>
        <w:t>Init</w:t>
      </w:r>
      <w:r w:rsidRPr="00E5123D">
        <w:rPr>
          <w:rFonts w:ascii="Arial" w:hAnsi="Arial" w:cs="Arial"/>
          <w:color w:val="FF0000"/>
          <w:sz w:val="21"/>
          <w:szCs w:val="21"/>
        </w:rPr>
        <w:t>”</w:t>
      </w:r>
      <w:r w:rsidR="006C31A5">
        <w:rPr>
          <w:rFonts w:ascii="Arial" w:hAnsi="Arial" w:cs="Arial" w:hint="eastAsia"/>
          <w:color w:val="FF0000"/>
          <w:sz w:val="21"/>
          <w:szCs w:val="21"/>
        </w:rPr>
        <w:t xml:space="preserve"> button will become</w:t>
      </w:r>
      <w:r w:rsidRPr="00E5123D">
        <w:rPr>
          <w:rFonts w:ascii="Arial" w:hAnsi="Arial" w:cs="Arial" w:hint="eastAsia"/>
          <w:color w:val="FF0000"/>
          <w:sz w:val="21"/>
          <w:szCs w:val="21"/>
        </w:rPr>
        <w:t xml:space="preserve"> inactive.</w:t>
      </w:r>
    </w:p>
    <w:p w:rsidR="00314803" w:rsidRPr="00CA46CC" w:rsidRDefault="00314803" w:rsidP="00CA46CC">
      <w:pPr>
        <w:spacing w:after="0"/>
        <w:rPr>
          <w:rFonts w:ascii="Arial" w:hAnsi="Arial" w:cs="Arial"/>
          <w:sz w:val="21"/>
          <w:szCs w:val="21"/>
          <w:lang w:val="en"/>
        </w:rPr>
      </w:pPr>
    </w:p>
    <w:p w:rsidR="0041649B" w:rsidRPr="00314803" w:rsidRDefault="00CE3D27" w:rsidP="00CE3D27">
      <w:pPr>
        <w:pStyle w:val="a8"/>
        <w:numPr>
          <w:ilvl w:val="0"/>
          <w:numId w:val="5"/>
        </w:numPr>
        <w:spacing w:after="0"/>
        <w:rPr>
          <w:rFonts w:ascii="Arial" w:hAnsi="Arial" w:cs="Arial"/>
          <w:b/>
          <w:bCs/>
          <w:sz w:val="21"/>
          <w:szCs w:val="21"/>
          <w:lang w:val="en"/>
        </w:rPr>
      </w:pPr>
      <w:r w:rsidRPr="00314803">
        <w:rPr>
          <w:rFonts w:ascii="Arial" w:hAnsi="Arial" w:cs="Arial" w:hint="eastAsia"/>
          <w:b/>
          <w:bCs/>
          <w:sz w:val="21"/>
          <w:szCs w:val="21"/>
        </w:rPr>
        <w:t>Import</w:t>
      </w:r>
      <w:r w:rsidRPr="00314803">
        <w:rPr>
          <w:rFonts w:ascii="Arial" w:hAnsi="Arial" w:cs="Arial" w:hint="eastAsia"/>
          <w:b/>
          <w:bCs/>
          <w:sz w:val="21"/>
          <w:szCs w:val="21"/>
          <w:lang w:val="en"/>
        </w:rPr>
        <w:t xml:space="preserve"> &amp; Setting</w:t>
      </w:r>
    </w:p>
    <w:p w:rsidR="00CE3D27" w:rsidRDefault="00CE3D27" w:rsidP="00BA2F1D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CE3D27">
        <w:rPr>
          <w:rFonts w:ascii="Arial" w:hAnsi="Arial" w:cs="Arial" w:hint="eastAsia"/>
          <w:sz w:val="21"/>
          <w:szCs w:val="21"/>
        </w:rPr>
        <w:t xml:space="preserve">User select parameters in main combo box and sub combo box under </w:t>
      </w:r>
      <w:r w:rsidRPr="00CE3D27">
        <w:rPr>
          <w:rFonts w:ascii="Arial" w:hAnsi="Arial" w:cs="Arial"/>
          <w:sz w:val="21"/>
          <w:szCs w:val="21"/>
        </w:rPr>
        <w:t>“</w:t>
      </w:r>
      <w:r w:rsidRPr="00CE3D27">
        <w:rPr>
          <w:rFonts w:ascii="Arial" w:hAnsi="Arial" w:cs="Arial" w:hint="eastAsia"/>
          <w:sz w:val="21"/>
          <w:szCs w:val="21"/>
        </w:rPr>
        <w:t>Import &amp; Setting</w:t>
      </w:r>
      <w:r w:rsidRPr="00CE3D27">
        <w:rPr>
          <w:rFonts w:ascii="Arial" w:hAnsi="Arial" w:cs="Arial"/>
          <w:sz w:val="21"/>
          <w:szCs w:val="21"/>
        </w:rPr>
        <w:t>”</w:t>
      </w:r>
      <w:r w:rsidRPr="00CE3D27">
        <w:rPr>
          <w:rFonts w:ascii="Arial" w:hAnsi="Arial" w:cs="Arial" w:hint="eastAsia"/>
          <w:sz w:val="21"/>
          <w:szCs w:val="21"/>
        </w:rPr>
        <w:t xml:space="preserve">, then click </w:t>
      </w:r>
      <w:r w:rsidRPr="00CE3D27">
        <w:rPr>
          <w:rFonts w:ascii="Arial" w:hAnsi="Arial" w:cs="Arial"/>
          <w:sz w:val="21"/>
          <w:szCs w:val="21"/>
        </w:rPr>
        <w:t>“</w:t>
      </w:r>
      <w:r w:rsidR="00BA2F1D">
        <w:rPr>
          <w:rFonts w:ascii="Arial" w:hAnsi="Arial" w:cs="Arial" w:hint="eastAsia"/>
          <w:sz w:val="21"/>
          <w:szCs w:val="21"/>
        </w:rPr>
        <w:t>R</w:t>
      </w:r>
      <w:r w:rsidRPr="00CE3D27">
        <w:rPr>
          <w:rFonts w:ascii="Arial" w:hAnsi="Arial" w:cs="Arial" w:hint="eastAsia"/>
          <w:sz w:val="21"/>
          <w:szCs w:val="21"/>
        </w:rPr>
        <w:t>un</w:t>
      </w:r>
      <w:r w:rsidRPr="00CE3D27">
        <w:rPr>
          <w:rFonts w:ascii="Arial" w:hAnsi="Arial" w:cs="Arial"/>
          <w:sz w:val="21"/>
          <w:szCs w:val="21"/>
        </w:rPr>
        <w:t>”</w:t>
      </w:r>
      <w:r w:rsidRPr="00CE3D27">
        <w:rPr>
          <w:rFonts w:ascii="Arial" w:hAnsi="Arial" w:cs="Arial" w:hint="eastAsia"/>
          <w:sz w:val="21"/>
          <w:szCs w:val="21"/>
        </w:rPr>
        <w:t xml:space="preserve"> button; </w:t>
      </w:r>
      <w:r w:rsidR="006C31A5">
        <w:rPr>
          <w:rFonts w:ascii="Arial" w:hAnsi="Arial" w:cs="Arial" w:hint="eastAsia"/>
          <w:sz w:val="21"/>
          <w:szCs w:val="21"/>
        </w:rPr>
        <w:t>[</w:t>
      </w:r>
      <w:r w:rsidR="006C31A5">
        <w:rPr>
          <w:rFonts w:ascii="Arial" w:hAnsi="Arial" w:cs="Arial"/>
          <w:sz w:val="21"/>
          <w:szCs w:val="21"/>
        </w:rPr>
        <w:t>Sample for Mo</w:t>
      </w:r>
      <w:r w:rsidR="006C31A5">
        <w:rPr>
          <w:rFonts w:ascii="Arial" w:hAnsi="Arial" w:cs="Arial" w:hint="eastAsia"/>
          <w:sz w:val="21"/>
          <w:szCs w:val="21"/>
        </w:rPr>
        <w:t xml:space="preserve">ld] </w:t>
      </w:r>
      <w:r>
        <w:rPr>
          <w:rFonts w:ascii="Arial" w:hAnsi="Arial" w:cs="Arial" w:hint="eastAsia"/>
          <w:sz w:val="21"/>
          <w:szCs w:val="21"/>
        </w:rPr>
        <w:t xml:space="preserve">will pop </w:t>
      </w:r>
      <w:r w:rsidRPr="00CE3D27">
        <w:rPr>
          <w:rFonts w:ascii="Arial" w:hAnsi="Arial" w:cs="Arial"/>
          <w:sz w:val="21"/>
          <w:szCs w:val="21"/>
        </w:rPr>
        <w:t>appropriate interface</w:t>
      </w:r>
      <w:r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.</w:t>
      </w:r>
    </w:p>
    <w:p w:rsidR="00263198" w:rsidRPr="00CA46CC" w:rsidRDefault="00731921" w:rsidP="00CA46CC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/>
          <w:sz w:val="21"/>
          <w:szCs w:val="21"/>
        </w:rPr>
        <w:t>corresponding</w:t>
      </w:r>
      <w:r>
        <w:rPr>
          <w:rFonts w:ascii="Arial" w:hAnsi="Arial" w:cs="Arial" w:hint="eastAsia"/>
          <w:sz w:val="21"/>
          <w:szCs w:val="21"/>
        </w:rPr>
        <w:t xml:space="preserve"> relationship of the p</w:t>
      </w:r>
      <w:r w:rsidR="00CE3D27" w:rsidRPr="00CE3D27">
        <w:rPr>
          <w:rFonts w:ascii="Arial" w:hAnsi="Arial" w:cs="Arial" w:hint="eastAsia"/>
          <w:sz w:val="21"/>
          <w:szCs w:val="21"/>
        </w:rPr>
        <w:t>arameters</w:t>
      </w:r>
      <w:r w:rsidR="00CE3D27">
        <w:rPr>
          <w:rFonts w:ascii="Arial" w:hAnsi="Arial" w:cs="Arial" w:hint="eastAsia"/>
          <w:sz w:val="21"/>
          <w:szCs w:val="21"/>
        </w:rPr>
        <w:t xml:space="preserve"> in </w:t>
      </w:r>
      <w:r w:rsidR="00CE3D27" w:rsidRPr="00CE3D27">
        <w:rPr>
          <w:rFonts w:ascii="Arial" w:hAnsi="Arial" w:cs="Arial" w:hint="eastAsia"/>
          <w:sz w:val="21"/>
          <w:szCs w:val="21"/>
        </w:rPr>
        <w:t>main</w:t>
      </w:r>
      <w:r>
        <w:rPr>
          <w:rFonts w:ascii="Arial" w:hAnsi="Arial" w:cs="Arial" w:hint="eastAsia"/>
          <w:sz w:val="21"/>
          <w:szCs w:val="21"/>
        </w:rPr>
        <w:t>\sub</w:t>
      </w:r>
      <w:r w:rsidR="00CE3D27" w:rsidRPr="00CE3D27"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combo box</w:t>
      </w:r>
      <w:r w:rsidR="00CE3D27">
        <w:rPr>
          <w:rFonts w:ascii="Arial" w:hAnsi="Arial" w:cs="Arial" w:hint="eastAsia"/>
          <w:sz w:val="21"/>
          <w:szCs w:val="21"/>
        </w:rPr>
        <w:t xml:space="preserve"> with</w:t>
      </w:r>
      <w:r>
        <w:rPr>
          <w:rFonts w:ascii="Arial" w:hAnsi="Arial" w:cs="Arial" w:hint="eastAsia"/>
          <w:sz w:val="21"/>
          <w:szCs w:val="21"/>
        </w:rPr>
        <w:t xml:space="preserve"> the</w:t>
      </w:r>
      <w:r w:rsidR="00CE3D27">
        <w:rPr>
          <w:rFonts w:ascii="Arial" w:hAnsi="Arial" w:cs="Arial" w:hint="eastAsia"/>
          <w:sz w:val="21"/>
          <w:szCs w:val="21"/>
        </w:rPr>
        <w:t xml:space="preserve"> interfaces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CE3D27"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 xml:space="preserve">is </w:t>
      </w:r>
      <w:r w:rsidR="00CE3D27">
        <w:rPr>
          <w:rFonts w:ascii="Arial" w:hAnsi="Arial" w:cs="Arial" w:hint="eastAsia"/>
          <w:sz w:val="21"/>
          <w:szCs w:val="21"/>
        </w:rPr>
        <w:t>show</w:t>
      </w:r>
      <w:r>
        <w:rPr>
          <w:rFonts w:ascii="Arial" w:hAnsi="Arial" w:cs="Arial" w:hint="eastAsia"/>
          <w:sz w:val="21"/>
          <w:szCs w:val="21"/>
        </w:rPr>
        <w:t>n</w:t>
      </w:r>
      <w:r w:rsidR="00CE3D27">
        <w:rPr>
          <w:rFonts w:ascii="Arial" w:hAnsi="Arial" w:cs="Arial" w:hint="eastAsia"/>
          <w:sz w:val="21"/>
          <w:szCs w:val="21"/>
        </w:rPr>
        <w:t xml:space="preserve"> in following table:</w:t>
      </w:r>
    </w:p>
    <w:bookmarkStart w:id="1" w:name="_MON_1595964537"/>
    <w:bookmarkEnd w:id="1"/>
    <w:p w:rsidR="000E6EAB" w:rsidRDefault="00BF0ABF" w:rsidP="00263198">
      <w:pPr>
        <w:tabs>
          <w:tab w:val="left" w:pos="540"/>
          <w:tab w:val="left" w:pos="5760"/>
        </w:tabs>
        <w:spacing w:after="0"/>
        <w:jc w:val="center"/>
        <w:rPr>
          <w:rFonts w:ascii="Arial" w:hAnsi="Arial" w:cs="Arial"/>
          <w:sz w:val="21"/>
          <w:szCs w:val="21"/>
          <w:lang w:val="en"/>
        </w:rPr>
      </w:pPr>
      <w:r>
        <w:rPr>
          <w:rFonts w:ascii="Arial" w:hAnsi="Arial" w:cs="Arial"/>
          <w:sz w:val="21"/>
          <w:szCs w:val="21"/>
          <w:lang w:val="en"/>
        </w:rPr>
        <w:object w:dxaOrig="16262" w:dyaOrig="108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270pt" o:ole="">
            <v:imagedata r:id="rId13" o:title=""/>
          </v:shape>
          <o:OLEObject Type="Embed" ProgID="Excel.Sheet.12" ShapeID="_x0000_i1025" DrawAspect="Content" ObjectID="_1596237561" r:id="rId14"/>
        </w:object>
      </w:r>
    </w:p>
    <w:p w:rsidR="000E6EAB" w:rsidRDefault="000E6EAB" w:rsidP="000E6EAB">
      <w:pPr>
        <w:tabs>
          <w:tab w:val="left" w:pos="540"/>
          <w:tab w:val="left" w:pos="5760"/>
        </w:tabs>
        <w:spacing w:after="0"/>
        <w:rPr>
          <w:rFonts w:ascii="Arial" w:hAnsi="Arial" w:cs="Arial"/>
          <w:sz w:val="21"/>
          <w:szCs w:val="21"/>
          <w:lang w:val="en"/>
        </w:rPr>
      </w:pPr>
    </w:p>
    <w:p w:rsidR="000E6EAB" w:rsidRPr="00314803" w:rsidRDefault="000E6EAB" w:rsidP="00314803">
      <w:pPr>
        <w:pStyle w:val="a8"/>
        <w:numPr>
          <w:ilvl w:val="0"/>
          <w:numId w:val="19"/>
        </w:numPr>
        <w:spacing w:after="0"/>
        <w:rPr>
          <w:rFonts w:ascii="Arial" w:hAnsi="Arial" w:cs="Arial"/>
          <w:b/>
          <w:bCs/>
          <w:sz w:val="21"/>
          <w:szCs w:val="21"/>
        </w:rPr>
      </w:pPr>
      <w:r w:rsidRPr="00314803">
        <w:rPr>
          <w:rFonts w:ascii="Arial" w:hAnsi="Arial" w:cs="Arial" w:hint="eastAsia"/>
          <w:b/>
          <w:bCs/>
          <w:sz w:val="21"/>
          <w:szCs w:val="21"/>
        </w:rPr>
        <w:t>Import:</w:t>
      </w:r>
    </w:p>
    <w:p w:rsidR="000E6EAB" w:rsidRPr="000E6EAB" w:rsidRDefault="000E6EAB" w:rsidP="000E6EAB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0E6EAB">
        <w:rPr>
          <w:rFonts w:ascii="Arial" w:hAnsi="Arial" w:cs="Arial" w:hint="eastAsia"/>
          <w:sz w:val="21"/>
          <w:szCs w:val="21"/>
        </w:rPr>
        <w:t xml:space="preserve">Import functions include </w:t>
      </w:r>
      <w:r w:rsidRPr="000E6EAB">
        <w:rPr>
          <w:rFonts w:ascii="Arial" w:hAnsi="Arial" w:cs="Arial"/>
          <w:sz w:val="21"/>
          <w:szCs w:val="21"/>
        </w:rPr>
        <w:t>“</w:t>
      </w:r>
      <w:r w:rsidRPr="000E6EAB">
        <w:rPr>
          <w:rFonts w:ascii="Arial" w:hAnsi="Arial" w:cs="Arial" w:hint="eastAsia"/>
          <w:sz w:val="21"/>
          <w:szCs w:val="21"/>
        </w:rPr>
        <w:t>Start</w:t>
      </w:r>
      <w:r w:rsidRPr="000E6EAB">
        <w:rPr>
          <w:rFonts w:ascii="Arial" w:hAnsi="Arial" w:cs="Arial"/>
          <w:sz w:val="21"/>
          <w:szCs w:val="21"/>
        </w:rPr>
        <w:t>”</w:t>
      </w:r>
      <w:r w:rsidRPr="000E6EAB">
        <w:rPr>
          <w:rFonts w:ascii="Arial" w:hAnsi="Arial" w:cs="Arial" w:hint="eastAsia"/>
          <w:sz w:val="21"/>
          <w:szCs w:val="21"/>
        </w:rPr>
        <w:t xml:space="preserve">, </w:t>
      </w:r>
      <w:r w:rsidRPr="000E6EAB">
        <w:rPr>
          <w:rFonts w:ascii="Arial" w:hAnsi="Arial" w:cs="Arial"/>
          <w:sz w:val="21"/>
          <w:szCs w:val="21"/>
        </w:rPr>
        <w:t>“Part Group 1”</w:t>
      </w:r>
      <w:r w:rsidRPr="000E6EAB">
        <w:rPr>
          <w:rFonts w:ascii="Arial" w:hAnsi="Arial" w:cs="Arial" w:hint="eastAsia"/>
          <w:sz w:val="21"/>
          <w:szCs w:val="21"/>
        </w:rPr>
        <w:t xml:space="preserve">, </w:t>
      </w:r>
      <w:r w:rsidRPr="000E6EAB">
        <w:rPr>
          <w:rFonts w:ascii="Arial" w:hAnsi="Arial" w:cs="Arial"/>
          <w:sz w:val="21"/>
          <w:szCs w:val="21"/>
        </w:rPr>
        <w:t xml:space="preserve">“Part Group </w:t>
      </w:r>
      <w:r w:rsidRPr="000E6EAB">
        <w:rPr>
          <w:rFonts w:ascii="Arial" w:hAnsi="Arial" w:cs="Arial" w:hint="eastAsia"/>
          <w:sz w:val="21"/>
          <w:szCs w:val="21"/>
        </w:rPr>
        <w:t>2</w:t>
      </w:r>
      <w:r w:rsidRPr="000E6EAB">
        <w:rPr>
          <w:rFonts w:ascii="Arial" w:hAnsi="Arial" w:cs="Arial"/>
          <w:sz w:val="21"/>
          <w:szCs w:val="21"/>
        </w:rPr>
        <w:t>”</w:t>
      </w:r>
      <w:r w:rsidRPr="000E6EAB">
        <w:rPr>
          <w:rFonts w:ascii="Arial" w:hAnsi="Arial" w:cs="Arial" w:hint="eastAsia"/>
          <w:sz w:val="21"/>
          <w:szCs w:val="21"/>
        </w:rPr>
        <w:t xml:space="preserve">, </w:t>
      </w:r>
      <w:r w:rsidRPr="000E6EAB">
        <w:rPr>
          <w:rFonts w:ascii="Arial" w:hAnsi="Arial" w:cs="Arial"/>
          <w:sz w:val="21"/>
          <w:szCs w:val="21"/>
        </w:rPr>
        <w:t xml:space="preserve">“Part Group </w:t>
      </w:r>
      <w:r w:rsidRPr="000E6EAB">
        <w:rPr>
          <w:rFonts w:ascii="Arial" w:hAnsi="Arial" w:cs="Arial" w:hint="eastAsia"/>
          <w:sz w:val="21"/>
          <w:szCs w:val="21"/>
        </w:rPr>
        <w:t>3</w:t>
      </w:r>
      <w:r w:rsidRPr="000E6EAB">
        <w:rPr>
          <w:rFonts w:ascii="Arial" w:hAnsi="Arial" w:cs="Arial"/>
          <w:sz w:val="21"/>
          <w:szCs w:val="21"/>
        </w:rPr>
        <w:t>”</w:t>
      </w:r>
      <w:r w:rsidRPr="000E6EAB">
        <w:rPr>
          <w:rFonts w:ascii="Arial" w:hAnsi="Arial" w:cs="Arial" w:hint="eastAsia"/>
          <w:sz w:val="21"/>
          <w:szCs w:val="21"/>
        </w:rPr>
        <w:t>.</w:t>
      </w:r>
    </w:p>
    <w:p w:rsidR="005404B8" w:rsidRDefault="000E6EAB" w:rsidP="005404B8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0E6EAB">
        <w:rPr>
          <w:rFonts w:ascii="Arial" w:hAnsi="Arial" w:cs="Arial"/>
          <w:sz w:val="21"/>
          <w:szCs w:val="21"/>
        </w:rPr>
        <w:t>T</w:t>
      </w:r>
      <w:r w:rsidRPr="000E6EAB">
        <w:rPr>
          <w:rFonts w:ascii="Arial" w:hAnsi="Arial" w:cs="Arial" w:hint="eastAsia"/>
          <w:sz w:val="21"/>
          <w:szCs w:val="21"/>
        </w:rPr>
        <w:t xml:space="preserve">ake </w:t>
      </w:r>
      <w:r w:rsidRPr="000E6EAB">
        <w:rPr>
          <w:rFonts w:ascii="Arial" w:hAnsi="Arial" w:cs="Arial"/>
          <w:sz w:val="21"/>
          <w:szCs w:val="21"/>
        </w:rPr>
        <w:t>“</w:t>
      </w:r>
      <w:r w:rsidRPr="000E6EAB">
        <w:rPr>
          <w:rFonts w:ascii="Arial" w:hAnsi="Arial" w:cs="Arial" w:hint="eastAsia"/>
          <w:sz w:val="21"/>
          <w:szCs w:val="21"/>
        </w:rPr>
        <w:t>Start</w:t>
      </w:r>
      <w:r w:rsidRPr="000E6EAB">
        <w:rPr>
          <w:rFonts w:ascii="Arial" w:hAnsi="Arial" w:cs="Arial"/>
          <w:sz w:val="21"/>
          <w:szCs w:val="21"/>
        </w:rPr>
        <w:t>”</w:t>
      </w:r>
      <w:r w:rsidR="00394553">
        <w:rPr>
          <w:rFonts w:ascii="Arial" w:hAnsi="Arial" w:cs="Arial" w:hint="eastAsia"/>
          <w:sz w:val="21"/>
          <w:szCs w:val="21"/>
        </w:rPr>
        <w:t xml:space="preserve"> as an example</w:t>
      </w:r>
      <w:r w:rsidRPr="000E6EAB">
        <w:rPr>
          <w:rFonts w:ascii="Arial" w:hAnsi="Arial" w:cs="Arial" w:hint="eastAsia"/>
          <w:sz w:val="21"/>
          <w:szCs w:val="21"/>
        </w:rPr>
        <w:t xml:space="preserve"> to introduce</w:t>
      </w:r>
      <w:r w:rsidR="009D1086">
        <w:rPr>
          <w:rFonts w:ascii="Arial" w:hAnsi="Arial" w:cs="Arial" w:hint="eastAsia"/>
          <w:sz w:val="21"/>
          <w:szCs w:val="21"/>
        </w:rPr>
        <w:t xml:space="preserve"> the</w:t>
      </w:r>
      <w:r w:rsidRPr="000E6EAB">
        <w:rPr>
          <w:rFonts w:ascii="Arial" w:hAnsi="Arial" w:cs="Arial" w:hint="eastAsia"/>
          <w:sz w:val="21"/>
          <w:szCs w:val="21"/>
        </w:rPr>
        <w:t xml:space="preserve"> import</w:t>
      </w:r>
      <w:r w:rsidR="009D1086">
        <w:rPr>
          <w:rFonts w:ascii="Arial" w:hAnsi="Arial" w:cs="Arial" w:hint="eastAsia"/>
          <w:sz w:val="21"/>
          <w:szCs w:val="21"/>
        </w:rPr>
        <w:t>ing</w:t>
      </w:r>
      <w:r w:rsidRPr="000E6EAB">
        <w:rPr>
          <w:rFonts w:ascii="Arial" w:hAnsi="Arial" w:cs="Arial" w:hint="eastAsia"/>
          <w:sz w:val="21"/>
          <w:szCs w:val="21"/>
        </w:rPr>
        <w:t xml:space="preserve"> workflow:</w:t>
      </w:r>
    </w:p>
    <w:p w:rsidR="005404B8" w:rsidRPr="005404B8" w:rsidRDefault="005404B8" w:rsidP="005404B8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46AE04D" wp14:editId="532BCFCD">
            <wp:extent cx="5493397" cy="48321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212" cy="48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EA" w:rsidRPr="005404B8" w:rsidRDefault="000E6EAB" w:rsidP="005404B8">
      <w:pPr>
        <w:pStyle w:val="a8"/>
        <w:numPr>
          <w:ilvl w:val="0"/>
          <w:numId w:val="7"/>
        </w:num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Select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Start</w:t>
      </w:r>
      <w:r w:rsidRPr="00ED6AC4">
        <w:rPr>
          <w:rFonts w:ascii="Arial" w:hAnsi="Arial" w:cs="Arial" w:hint="eastAsia"/>
          <w:sz w:val="21"/>
          <w:szCs w:val="21"/>
        </w:rPr>
        <w:t>-[oShowInterfaceDlg1:0]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in main combo box (sub combo box is </w:t>
      </w:r>
      <w:r w:rsidR="009D1086">
        <w:rPr>
          <w:rFonts w:ascii="Arial" w:hAnsi="Arial" w:cs="Arial" w:hint="eastAsia"/>
          <w:sz w:val="21"/>
          <w:szCs w:val="21"/>
        </w:rPr>
        <w:t>unavailable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913480">
        <w:rPr>
          <w:rFonts w:ascii="Arial" w:hAnsi="Arial" w:cs="Arial" w:hint="eastAsia"/>
          <w:sz w:val="21"/>
          <w:szCs w:val="21"/>
        </w:rPr>
        <w:t>in</w:t>
      </w:r>
      <w:r>
        <w:rPr>
          <w:rFonts w:ascii="Arial" w:hAnsi="Arial" w:cs="Arial" w:hint="eastAsia"/>
          <w:sz w:val="21"/>
          <w:szCs w:val="21"/>
        </w:rPr>
        <w:t xml:space="preserve"> this situation), then click </w:t>
      </w:r>
      <w:r>
        <w:rPr>
          <w:rFonts w:ascii="Arial" w:hAnsi="Arial" w:cs="Arial"/>
          <w:sz w:val="21"/>
          <w:szCs w:val="21"/>
        </w:rPr>
        <w:t>“</w:t>
      </w:r>
      <w:r w:rsidR="00BA2F1D">
        <w:rPr>
          <w:rFonts w:ascii="Arial" w:hAnsi="Arial" w:cs="Arial" w:hint="eastAsia"/>
          <w:sz w:val="21"/>
          <w:szCs w:val="21"/>
        </w:rPr>
        <w:t>R</w:t>
      </w:r>
      <w:r>
        <w:rPr>
          <w:rFonts w:ascii="Arial" w:hAnsi="Arial" w:cs="Arial" w:hint="eastAsia"/>
          <w:sz w:val="21"/>
          <w:szCs w:val="21"/>
        </w:rPr>
        <w:t>un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button; </w:t>
      </w:r>
      <w:r w:rsidR="009D1086">
        <w:rPr>
          <w:rFonts w:ascii="Arial" w:hAnsi="Arial" w:cs="Arial" w:hint="eastAsia"/>
          <w:sz w:val="21"/>
          <w:szCs w:val="21"/>
        </w:rPr>
        <w:t>[</w:t>
      </w:r>
      <w:r w:rsidR="009D1086">
        <w:rPr>
          <w:rFonts w:ascii="Arial" w:hAnsi="Arial" w:cs="Arial"/>
          <w:sz w:val="21"/>
          <w:szCs w:val="21"/>
        </w:rPr>
        <w:t>Sample for Mo</w:t>
      </w:r>
      <w:r w:rsidR="009D1086">
        <w:rPr>
          <w:rFonts w:ascii="Arial" w:hAnsi="Arial" w:cs="Arial" w:hint="eastAsia"/>
          <w:sz w:val="21"/>
          <w:szCs w:val="21"/>
        </w:rPr>
        <w:t xml:space="preserve">ld] </w:t>
      </w:r>
      <w:r>
        <w:rPr>
          <w:rFonts w:ascii="Arial" w:hAnsi="Arial" w:cs="Arial" w:hint="eastAsia"/>
          <w:sz w:val="21"/>
          <w:szCs w:val="21"/>
        </w:rPr>
        <w:t>will pop</w:t>
      </w:r>
      <w:r w:rsidR="00F827A4">
        <w:rPr>
          <w:rFonts w:ascii="Arial" w:hAnsi="Arial" w:cs="Arial" w:hint="eastAsia"/>
          <w:sz w:val="21"/>
          <w:szCs w:val="21"/>
        </w:rPr>
        <w:t xml:space="preserve"> the</w:t>
      </w:r>
      <w:r w:rsidR="009D1086">
        <w:rPr>
          <w:rFonts w:ascii="Arial" w:hAnsi="Arial" w:cs="Arial" w:hint="eastAsia"/>
          <w:sz w:val="21"/>
          <w:szCs w:val="21"/>
        </w:rPr>
        <w:t xml:space="preserve"> first-</w:t>
      </w:r>
      <w:r>
        <w:rPr>
          <w:rFonts w:ascii="Arial" w:hAnsi="Arial" w:cs="Arial" w:hint="eastAsia"/>
          <w:sz w:val="21"/>
          <w:szCs w:val="21"/>
        </w:rPr>
        <w:t>class</w:t>
      </w:r>
      <w:r w:rsidRPr="00CE3D27">
        <w:rPr>
          <w:rFonts w:ascii="Arial" w:hAnsi="Arial" w:cs="Arial"/>
          <w:sz w:val="21"/>
          <w:szCs w:val="21"/>
        </w:rPr>
        <w:t xml:space="preserve"> interface</w:t>
      </w:r>
      <w:r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5404B8">
        <w:rPr>
          <w:rFonts w:ascii="Arial" w:hAnsi="Arial" w:cs="Arial" w:hint="eastAsia"/>
          <w:sz w:val="21"/>
          <w:szCs w:val="21"/>
        </w:rPr>
        <w:t>.</w:t>
      </w:r>
    </w:p>
    <w:p w:rsidR="000E6EAB" w:rsidRDefault="000E6EAB" w:rsidP="000E6EAB">
      <w:pPr>
        <w:tabs>
          <w:tab w:val="left" w:pos="540"/>
          <w:tab w:val="left" w:pos="5760"/>
        </w:tabs>
        <w:spacing w:after="0"/>
        <w:jc w:val="center"/>
        <w:rPr>
          <w:rFonts w:ascii="Arial" w:hAnsi="Arial" w:cs="Arial"/>
          <w:sz w:val="21"/>
          <w:szCs w:val="21"/>
          <w:lang w:val="en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29D8D0F5" wp14:editId="7DD50CE9">
            <wp:extent cx="3054350" cy="3007364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84" cy="303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34" w:rsidRPr="000E6EAB" w:rsidRDefault="00C56234" w:rsidP="00C56234">
      <w:pPr>
        <w:pStyle w:val="a8"/>
        <w:numPr>
          <w:ilvl w:val="0"/>
          <w:numId w:val="7"/>
        </w:numPr>
        <w:spacing w:after="0"/>
        <w:rPr>
          <w:rFonts w:ascii="Arial" w:hAnsi="Arial" w:cs="Arial"/>
          <w:sz w:val="21"/>
          <w:szCs w:val="21"/>
        </w:rPr>
      </w:pPr>
      <w:r w:rsidRPr="00C56234">
        <w:rPr>
          <w:rFonts w:ascii="Arial" w:hAnsi="Arial" w:cs="Arial"/>
          <w:sz w:val="21"/>
          <w:szCs w:val="21"/>
        </w:rPr>
        <w:lastRenderedPageBreak/>
        <w:t>S</w:t>
      </w:r>
      <w:r w:rsidRPr="00C56234">
        <w:rPr>
          <w:rFonts w:ascii="Arial" w:hAnsi="Arial" w:cs="Arial" w:hint="eastAsia"/>
          <w:sz w:val="21"/>
          <w:szCs w:val="21"/>
        </w:rPr>
        <w:t>e</w:t>
      </w:r>
      <w:r>
        <w:rPr>
          <w:rFonts w:ascii="Arial" w:hAnsi="Arial" w:cs="Arial" w:hint="eastAsia"/>
          <w:sz w:val="21"/>
          <w:szCs w:val="21"/>
        </w:rPr>
        <w:t xml:space="preserve">lect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Straight ejector pins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category; click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Next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and go into </w:t>
      </w:r>
      <w:r w:rsidR="00F827A4">
        <w:rPr>
          <w:rFonts w:ascii="Arial" w:hAnsi="Arial" w:cs="Arial" w:hint="eastAsia"/>
          <w:sz w:val="21"/>
          <w:szCs w:val="21"/>
        </w:rPr>
        <w:t xml:space="preserve">the </w:t>
      </w:r>
      <w:r w:rsidR="009D1086">
        <w:rPr>
          <w:rFonts w:ascii="Arial" w:hAnsi="Arial" w:cs="Arial" w:hint="eastAsia"/>
          <w:sz w:val="21"/>
          <w:szCs w:val="21"/>
        </w:rPr>
        <w:t>second-</w:t>
      </w:r>
      <w:r>
        <w:rPr>
          <w:rFonts w:ascii="Arial" w:hAnsi="Arial" w:cs="Arial" w:hint="eastAsia"/>
          <w:sz w:val="21"/>
          <w:szCs w:val="21"/>
        </w:rPr>
        <w:t>class</w:t>
      </w:r>
      <w:r w:rsidRPr="00CE3D27">
        <w:rPr>
          <w:rFonts w:ascii="Arial" w:hAnsi="Arial" w:cs="Arial"/>
          <w:sz w:val="21"/>
          <w:szCs w:val="21"/>
        </w:rPr>
        <w:t xml:space="preserve"> interface</w:t>
      </w:r>
      <w:r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.</w:t>
      </w:r>
    </w:p>
    <w:p w:rsidR="00C56234" w:rsidRDefault="00C56234" w:rsidP="00C56234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15D328A" wp14:editId="1F68C78E">
            <wp:extent cx="3745162" cy="3440867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835" cy="34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34" w:rsidRDefault="00C56234" w:rsidP="00C56234">
      <w:pPr>
        <w:pStyle w:val="a8"/>
        <w:spacing w:after="0"/>
        <w:rPr>
          <w:rFonts w:ascii="Arial" w:hAnsi="Arial" w:cs="Arial"/>
          <w:sz w:val="21"/>
          <w:szCs w:val="21"/>
        </w:rPr>
      </w:pPr>
    </w:p>
    <w:p w:rsidR="005404B8" w:rsidRDefault="005404B8" w:rsidP="00C56234">
      <w:pPr>
        <w:pStyle w:val="a8"/>
        <w:spacing w:after="0"/>
        <w:rPr>
          <w:rFonts w:ascii="Arial" w:hAnsi="Arial" w:cs="Arial"/>
          <w:sz w:val="21"/>
          <w:szCs w:val="21"/>
        </w:rPr>
      </w:pPr>
    </w:p>
    <w:p w:rsidR="00C56234" w:rsidRDefault="00C56234" w:rsidP="00C56234">
      <w:pPr>
        <w:pStyle w:val="a8"/>
        <w:numPr>
          <w:ilvl w:val="0"/>
          <w:numId w:val="7"/>
        </w:numPr>
        <w:spacing w:after="0"/>
        <w:rPr>
          <w:rFonts w:ascii="Arial" w:hAnsi="Arial" w:cs="Arial"/>
          <w:sz w:val="21"/>
          <w:szCs w:val="21"/>
        </w:rPr>
      </w:pPr>
      <w:r w:rsidRPr="00C56234">
        <w:rPr>
          <w:rFonts w:ascii="Arial" w:hAnsi="Arial" w:cs="Arial"/>
          <w:sz w:val="21"/>
          <w:szCs w:val="21"/>
        </w:rPr>
        <w:t>S</w:t>
      </w:r>
      <w:r w:rsidRPr="00C56234">
        <w:rPr>
          <w:rFonts w:ascii="Arial" w:hAnsi="Arial" w:cs="Arial" w:hint="eastAsia"/>
          <w:sz w:val="21"/>
          <w:szCs w:val="21"/>
        </w:rPr>
        <w:t>e</w:t>
      </w:r>
      <w:r>
        <w:rPr>
          <w:rFonts w:ascii="Arial" w:hAnsi="Arial" w:cs="Arial" w:hint="eastAsia"/>
          <w:sz w:val="21"/>
          <w:szCs w:val="21"/>
        </w:rPr>
        <w:t xml:space="preserve">lect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Extra precision straight ejector pins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; click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Next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and go into</w:t>
      </w:r>
      <w:r w:rsidR="00F827A4">
        <w:rPr>
          <w:rFonts w:ascii="Arial" w:hAnsi="Arial" w:cs="Arial" w:hint="eastAsia"/>
          <w:sz w:val="21"/>
          <w:szCs w:val="21"/>
        </w:rPr>
        <w:t xml:space="preserve"> the</w:t>
      </w:r>
      <w:r w:rsidR="009D1086">
        <w:rPr>
          <w:rFonts w:ascii="Arial" w:hAnsi="Arial" w:cs="Arial" w:hint="eastAsia"/>
          <w:sz w:val="21"/>
          <w:szCs w:val="21"/>
        </w:rPr>
        <w:t xml:space="preserve"> third-</w:t>
      </w:r>
      <w:r>
        <w:rPr>
          <w:rFonts w:ascii="Arial" w:hAnsi="Arial" w:cs="Arial" w:hint="eastAsia"/>
          <w:sz w:val="21"/>
          <w:szCs w:val="21"/>
        </w:rPr>
        <w:t>class</w:t>
      </w:r>
      <w:r w:rsidRPr="00CE3D27">
        <w:rPr>
          <w:rFonts w:ascii="Arial" w:hAnsi="Arial" w:cs="Arial"/>
          <w:sz w:val="21"/>
          <w:szCs w:val="21"/>
        </w:rPr>
        <w:t xml:space="preserve"> interface</w:t>
      </w:r>
      <w:r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.</w:t>
      </w:r>
    </w:p>
    <w:p w:rsidR="00C56234" w:rsidRDefault="00C56234" w:rsidP="00C56234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11BC49F6" wp14:editId="7F6E1EC1">
            <wp:extent cx="3702050" cy="3401259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2983" cy="34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B8" w:rsidRDefault="005404B8" w:rsidP="00C56234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C56234" w:rsidRDefault="00C56234" w:rsidP="00C56234">
      <w:pPr>
        <w:pStyle w:val="a8"/>
        <w:numPr>
          <w:ilvl w:val="0"/>
          <w:numId w:val="7"/>
        </w:num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 xml:space="preserve">Click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CAD</w:t>
      </w:r>
      <w:r>
        <w:rPr>
          <w:rFonts w:ascii="Arial" w:hAnsi="Arial" w:cs="Arial"/>
          <w:sz w:val="21"/>
          <w:szCs w:val="21"/>
        </w:rPr>
        <w:t>”</w:t>
      </w:r>
      <w:r w:rsidR="009D1086">
        <w:rPr>
          <w:rFonts w:ascii="Arial" w:hAnsi="Arial" w:cs="Arial" w:hint="eastAsia"/>
          <w:sz w:val="21"/>
          <w:szCs w:val="21"/>
        </w:rPr>
        <w:t xml:space="preserve"> in third-</w:t>
      </w:r>
      <w:r>
        <w:rPr>
          <w:rFonts w:ascii="Arial" w:hAnsi="Arial" w:cs="Arial" w:hint="eastAsia"/>
          <w:sz w:val="21"/>
          <w:szCs w:val="21"/>
        </w:rPr>
        <w:t>class</w:t>
      </w:r>
      <w:r w:rsidRPr="00CE3D27">
        <w:rPr>
          <w:rFonts w:ascii="Arial" w:hAnsi="Arial" w:cs="Arial"/>
          <w:sz w:val="21"/>
          <w:szCs w:val="21"/>
        </w:rPr>
        <w:t xml:space="preserve"> interface</w:t>
      </w:r>
      <w:r>
        <w:rPr>
          <w:rFonts w:ascii="Arial" w:hAnsi="Arial" w:cs="Arial" w:hint="eastAsia"/>
          <w:sz w:val="21"/>
          <w:szCs w:val="21"/>
        </w:rPr>
        <w:t xml:space="preserve">;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disappears and </w:t>
      </w:r>
      <w:r w:rsidR="004F63E1">
        <w:rPr>
          <w:rFonts w:ascii="Arial" w:hAnsi="Arial" w:cs="Arial" w:hint="eastAsia"/>
          <w:sz w:val="21"/>
          <w:szCs w:val="21"/>
        </w:rPr>
        <w:t>[</w:t>
      </w:r>
      <w:r w:rsidR="004F63E1">
        <w:rPr>
          <w:rFonts w:ascii="Arial" w:hAnsi="Arial" w:cs="Arial"/>
          <w:sz w:val="21"/>
          <w:szCs w:val="21"/>
        </w:rPr>
        <w:t>Sample for Mo</w:t>
      </w:r>
      <w:r w:rsidR="004F63E1">
        <w:rPr>
          <w:rFonts w:ascii="Arial" w:hAnsi="Arial" w:cs="Arial" w:hint="eastAsia"/>
          <w:sz w:val="21"/>
          <w:szCs w:val="21"/>
        </w:rPr>
        <w:t xml:space="preserve">ld] </w:t>
      </w:r>
      <w:r>
        <w:rPr>
          <w:rFonts w:ascii="Arial" w:hAnsi="Arial" w:cs="Arial" w:hint="eastAsia"/>
          <w:sz w:val="21"/>
          <w:szCs w:val="21"/>
        </w:rPr>
        <w:t>will do following things</w:t>
      </w:r>
      <w:r w:rsidR="005404B8">
        <w:rPr>
          <w:rFonts w:ascii="Arial" w:hAnsi="Arial" w:cs="Arial" w:hint="eastAsia"/>
          <w:sz w:val="21"/>
          <w:szCs w:val="21"/>
        </w:rPr>
        <w:t xml:space="preserve"> automatically</w:t>
      </w:r>
      <w:r>
        <w:rPr>
          <w:rFonts w:ascii="Arial" w:hAnsi="Arial" w:cs="Arial" w:hint="eastAsia"/>
          <w:sz w:val="21"/>
          <w:szCs w:val="21"/>
        </w:rPr>
        <w:t>:</w:t>
      </w:r>
    </w:p>
    <w:p w:rsidR="00C56234" w:rsidRDefault="00C56234" w:rsidP="00A66195">
      <w:pPr>
        <w:pStyle w:val="a8"/>
        <w:numPr>
          <w:ilvl w:val="0"/>
          <w:numId w:val="11"/>
        </w:num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Pop message box to notify user</w:t>
      </w:r>
      <w:r w:rsidR="00A66195">
        <w:rPr>
          <w:rFonts w:ascii="Arial" w:hAnsi="Arial" w:cs="Arial" w:hint="eastAsia"/>
          <w:sz w:val="21"/>
          <w:szCs w:val="21"/>
        </w:rPr>
        <w:t xml:space="preserve"> the</w:t>
      </w:r>
      <w:r w:rsidR="004F63E1">
        <w:rPr>
          <w:rFonts w:ascii="Arial" w:hAnsi="Arial" w:cs="Arial" w:hint="eastAsia"/>
          <w:sz w:val="21"/>
          <w:szCs w:val="21"/>
        </w:rPr>
        <w:t xml:space="preserve"> saving</w:t>
      </w:r>
      <w:r>
        <w:rPr>
          <w:rFonts w:ascii="Arial" w:hAnsi="Arial" w:cs="Arial" w:hint="eastAsia"/>
          <w:sz w:val="21"/>
          <w:szCs w:val="21"/>
        </w:rPr>
        <w:t xml:space="preserve"> path for</w:t>
      </w:r>
      <w:r w:rsidR="004F63E1">
        <w:rPr>
          <w:rFonts w:ascii="Arial" w:hAnsi="Arial" w:cs="Arial" w:hint="eastAsia"/>
          <w:sz w:val="21"/>
          <w:szCs w:val="21"/>
        </w:rPr>
        <w:t xml:space="preserve"> the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4F63E1">
        <w:rPr>
          <w:rFonts w:ascii="Arial" w:hAnsi="Arial" w:cs="Arial" w:hint="eastAsia"/>
          <w:sz w:val="21"/>
          <w:szCs w:val="21"/>
        </w:rPr>
        <w:t xml:space="preserve">model </w:t>
      </w:r>
      <w:r>
        <w:rPr>
          <w:rFonts w:ascii="Arial" w:hAnsi="Arial" w:cs="Arial" w:hint="eastAsia"/>
          <w:sz w:val="21"/>
          <w:szCs w:val="21"/>
        </w:rPr>
        <w:t xml:space="preserve">sat file </w:t>
      </w:r>
      <w:r w:rsidR="00A66195">
        <w:rPr>
          <w:rFonts w:ascii="Arial" w:hAnsi="Arial" w:cs="Arial" w:hint="eastAsia"/>
          <w:sz w:val="21"/>
          <w:szCs w:val="21"/>
        </w:rPr>
        <w:t xml:space="preserve">and </w:t>
      </w:r>
      <w:r w:rsidR="004F63E1">
        <w:rPr>
          <w:rFonts w:ascii="Arial" w:hAnsi="Arial" w:cs="Arial" w:hint="eastAsia"/>
          <w:sz w:val="21"/>
          <w:szCs w:val="21"/>
        </w:rPr>
        <w:t xml:space="preserve">the </w:t>
      </w:r>
      <w:r w:rsidR="00A66195">
        <w:rPr>
          <w:rFonts w:ascii="Arial" w:hAnsi="Arial" w:cs="Arial" w:hint="eastAsia"/>
          <w:sz w:val="21"/>
          <w:szCs w:val="21"/>
        </w:rPr>
        <w:t>t</w:t>
      </w:r>
      <w:r w:rsidR="004F63E1">
        <w:rPr>
          <w:rFonts w:ascii="Arial" w:hAnsi="Arial" w:cs="Arial" w:hint="eastAsia"/>
          <w:sz w:val="21"/>
          <w:szCs w:val="21"/>
        </w:rPr>
        <w:t xml:space="preserve">xt file </w:t>
      </w:r>
      <w:r w:rsidR="00A93E88">
        <w:rPr>
          <w:rFonts w:ascii="Arial" w:hAnsi="Arial" w:cs="Arial" w:hint="eastAsia"/>
          <w:sz w:val="21"/>
          <w:szCs w:val="21"/>
        </w:rPr>
        <w:t>containing</w:t>
      </w:r>
      <w:r w:rsidR="004F63E1">
        <w:rPr>
          <w:rFonts w:ascii="Arial" w:hAnsi="Arial" w:cs="Arial" w:hint="eastAsia"/>
          <w:sz w:val="21"/>
          <w:szCs w:val="21"/>
        </w:rPr>
        <w:t xml:space="preserve"> property</w:t>
      </w:r>
      <w:r w:rsidR="00A66195">
        <w:rPr>
          <w:rFonts w:ascii="Arial" w:hAnsi="Arial" w:cs="Arial" w:hint="eastAsia"/>
          <w:sz w:val="21"/>
          <w:szCs w:val="21"/>
        </w:rPr>
        <w:t xml:space="preserve"> </w:t>
      </w:r>
      <w:r w:rsidR="007D2A87">
        <w:rPr>
          <w:rFonts w:ascii="Arial" w:hAnsi="Arial" w:cs="Arial" w:hint="eastAsia"/>
          <w:sz w:val="21"/>
          <w:szCs w:val="21"/>
        </w:rPr>
        <w:t xml:space="preserve">information of </w:t>
      </w:r>
      <w:r w:rsidR="004F63E1">
        <w:rPr>
          <w:rFonts w:ascii="Arial" w:hAnsi="Arial" w:cs="Arial" w:hint="eastAsia"/>
          <w:sz w:val="21"/>
          <w:szCs w:val="21"/>
        </w:rPr>
        <w:t xml:space="preserve">the </w:t>
      </w:r>
      <w:r w:rsidR="007D2A87">
        <w:rPr>
          <w:rFonts w:ascii="Arial" w:hAnsi="Arial" w:cs="Arial" w:hint="eastAsia"/>
          <w:sz w:val="21"/>
          <w:szCs w:val="21"/>
        </w:rPr>
        <w:t>model;</w:t>
      </w:r>
    </w:p>
    <w:p w:rsidR="00354C78" w:rsidRDefault="00354C78" w:rsidP="00354C78">
      <w:pPr>
        <w:pStyle w:val="a8"/>
        <w:spacing w:after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</w:t>
      </w:r>
      <w:r>
        <w:rPr>
          <w:rFonts w:ascii="Arial" w:hAnsi="Arial" w:cs="Arial" w:hint="eastAsia"/>
          <w:sz w:val="21"/>
          <w:szCs w:val="21"/>
        </w:rPr>
        <w:t xml:space="preserve">he </w:t>
      </w:r>
      <w:r w:rsidRPr="00D86787">
        <w:rPr>
          <w:rFonts w:ascii="Arial" w:hAnsi="Arial" w:cs="Arial"/>
          <w:sz w:val="21"/>
          <w:szCs w:val="21"/>
        </w:rPr>
        <w:t>Setting\Message_Show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variable</w:t>
      </w:r>
      <w:r>
        <w:rPr>
          <w:rFonts w:ascii="Arial" w:hAnsi="Arial" w:cs="Arial" w:hint="eastAsia"/>
          <w:sz w:val="21"/>
          <w:szCs w:val="21"/>
        </w:rPr>
        <w:t xml:space="preserve"> in </w:t>
      </w:r>
      <w:r w:rsidRPr="00D86787">
        <w:rPr>
          <w:rFonts w:ascii="Arial" w:hAnsi="Arial" w:cs="Arial"/>
          <w:sz w:val="21"/>
          <w:szCs w:val="21"/>
        </w:rPr>
        <w:t>setting.ini</w:t>
      </w:r>
      <w:r>
        <w:rPr>
          <w:rFonts w:ascii="Arial" w:hAnsi="Arial" w:cs="Arial" w:hint="eastAsia"/>
          <w:sz w:val="21"/>
          <w:szCs w:val="21"/>
        </w:rPr>
        <w:t xml:space="preserve"> can be used to control if </w:t>
      </w:r>
      <w:r>
        <w:rPr>
          <w:rFonts w:ascii="Arial" w:hAnsi="Arial" w:cs="Arial"/>
          <w:sz w:val="21"/>
          <w:szCs w:val="21"/>
        </w:rPr>
        <w:t>popping</w:t>
      </w:r>
      <w:r>
        <w:rPr>
          <w:rFonts w:ascii="Arial" w:hAnsi="Arial" w:cs="Arial" w:hint="eastAsia"/>
          <w:sz w:val="21"/>
          <w:szCs w:val="21"/>
        </w:rPr>
        <w:t xml:space="preserve"> the file </w:t>
      </w:r>
      <w:r>
        <w:rPr>
          <w:rFonts w:ascii="Arial" w:hAnsi="Arial" w:cs="Arial"/>
          <w:sz w:val="21"/>
          <w:szCs w:val="21"/>
        </w:rPr>
        <w:t>path</w:t>
      </w:r>
      <w:r>
        <w:rPr>
          <w:rFonts w:ascii="Arial" w:hAnsi="Arial" w:cs="Arial" w:hint="eastAsia"/>
          <w:sz w:val="21"/>
          <w:szCs w:val="21"/>
        </w:rPr>
        <w:t xml:space="preserve"> message dialog.</w:t>
      </w:r>
    </w:p>
    <w:p w:rsidR="00A66195" w:rsidRDefault="004F63E1" w:rsidP="00A66195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C752073" wp14:editId="7553D794">
            <wp:extent cx="2785941" cy="132364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9338" cy="13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95" w:rsidRDefault="00A66195" w:rsidP="00A66195">
      <w:pPr>
        <w:spacing w:after="0"/>
        <w:rPr>
          <w:rFonts w:ascii="Arial" w:hAnsi="Arial" w:cs="Arial"/>
          <w:sz w:val="21"/>
          <w:szCs w:val="21"/>
        </w:rPr>
      </w:pPr>
    </w:p>
    <w:p w:rsidR="00A66195" w:rsidRDefault="00A66195" w:rsidP="00A66195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s</w:t>
      </w:r>
      <w:r w:rsidRPr="00A66195">
        <w:rPr>
          <w:rFonts w:ascii="Arial" w:hAnsi="Arial" w:cs="Arial" w:hint="eastAsia"/>
          <w:sz w:val="21"/>
          <w:szCs w:val="21"/>
        </w:rPr>
        <w:t xml:space="preserve">at file: model file generated by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A93E88">
        <w:rPr>
          <w:rFonts w:ascii="Arial" w:hAnsi="Arial" w:cs="Arial" w:hint="eastAsia"/>
          <w:sz w:val="21"/>
          <w:szCs w:val="21"/>
        </w:rPr>
        <w:t>;</w:t>
      </w:r>
    </w:p>
    <w:p w:rsidR="00A93E88" w:rsidRPr="00A93E88" w:rsidRDefault="00A66195" w:rsidP="00A93E88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txt file: </w:t>
      </w:r>
      <w:r w:rsidR="004F63E1">
        <w:rPr>
          <w:rFonts w:ascii="Arial" w:hAnsi="Arial" w:cs="Arial" w:hint="eastAsia"/>
          <w:sz w:val="21"/>
          <w:szCs w:val="21"/>
        </w:rPr>
        <w:t>[</w:t>
      </w:r>
      <w:r w:rsidR="004F63E1">
        <w:rPr>
          <w:rFonts w:ascii="Arial" w:hAnsi="Arial" w:cs="Arial"/>
          <w:sz w:val="21"/>
          <w:szCs w:val="21"/>
        </w:rPr>
        <w:t>Sample for Mo</w:t>
      </w:r>
      <w:r w:rsidR="004F63E1">
        <w:rPr>
          <w:rFonts w:ascii="Arial" w:hAnsi="Arial" w:cs="Arial" w:hint="eastAsia"/>
          <w:sz w:val="21"/>
          <w:szCs w:val="21"/>
        </w:rPr>
        <w:t xml:space="preserve">ld] </w:t>
      </w:r>
      <w:r>
        <w:rPr>
          <w:rFonts w:hint="eastAsia"/>
        </w:rPr>
        <w:t xml:space="preserve">extract </w:t>
      </w:r>
      <w:r w:rsidR="004F63E1">
        <w:rPr>
          <w:rFonts w:ascii="Arial" w:hAnsi="Arial" w:cs="Arial" w:hint="eastAsia"/>
          <w:sz w:val="21"/>
          <w:szCs w:val="21"/>
        </w:rPr>
        <w:t>property</w:t>
      </w:r>
      <w:r>
        <w:rPr>
          <w:rFonts w:ascii="Arial" w:hAnsi="Arial" w:cs="Arial" w:hint="eastAsia"/>
          <w:sz w:val="21"/>
          <w:szCs w:val="21"/>
        </w:rPr>
        <w:t xml:space="preserve"> information of model by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API and dump into txt file. </w:t>
      </w:r>
      <w:r w:rsidR="004F63E1">
        <w:rPr>
          <w:rFonts w:ascii="Arial" w:hAnsi="Arial" w:cs="Arial" w:hint="eastAsia"/>
          <w:sz w:val="21"/>
          <w:szCs w:val="21"/>
        </w:rPr>
        <w:t>The content</w:t>
      </w:r>
      <w:r>
        <w:rPr>
          <w:rFonts w:ascii="Arial" w:hAnsi="Arial" w:cs="Arial" w:hint="eastAsia"/>
          <w:sz w:val="21"/>
          <w:szCs w:val="21"/>
        </w:rPr>
        <w:t xml:space="preserve"> of </w:t>
      </w:r>
      <w:r w:rsidR="004F63E1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 xml:space="preserve">txt file </w:t>
      </w:r>
      <w:r w:rsidR="004F63E1">
        <w:rPr>
          <w:rFonts w:ascii="Arial" w:hAnsi="Arial" w:cs="Arial" w:hint="eastAsia"/>
          <w:sz w:val="21"/>
          <w:szCs w:val="21"/>
        </w:rPr>
        <w:t xml:space="preserve">is </w:t>
      </w:r>
      <w:r>
        <w:rPr>
          <w:rFonts w:ascii="Arial" w:hAnsi="Arial" w:cs="Arial" w:hint="eastAsia"/>
          <w:sz w:val="21"/>
          <w:szCs w:val="21"/>
        </w:rPr>
        <w:t>as following:</w:t>
      </w:r>
    </w:p>
    <w:p w:rsidR="00A66195" w:rsidRPr="00A66195" w:rsidRDefault="0039113E" w:rsidP="00A93E88">
      <w:pPr>
        <w:spacing w:after="0"/>
        <w:jc w:val="center"/>
        <w:rPr>
          <w:rFonts w:ascii="Arial" w:hAnsi="Arial" w:cs="Arial"/>
          <w:sz w:val="21"/>
          <w:szCs w:val="21"/>
        </w:rPr>
      </w:pPr>
      <w:ins w:id="2" w:author="XU Long" w:date="2018-08-14T02:44:00Z">
        <w:r>
          <w:rPr>
            <w:noProof/>
          </w:rPr>
          <w:drawing>
            <wp:inline distT="0" distB="0" distL="0" distR="0" wp14:anchorId="405418AF" wp14:editId="7543D932">
              <wp:extent cx="4718050" cy="1785105"/>
              <wp:effectExtent l="0" t="0" r="6350" b="5715"/>
              <wp:docPr id="61" name="图片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15894" cy="17842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66195" w:rsidRDefault="0039113E" w:rsidP="007D2A87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The string</w:t>
      </w:r>
      <w:r w:rsidR="007D2A87">
        <w:rPr>
          <w:rFonts w:ascii="Arial" w:hAnsi="Arial" w:cs="Arial" w:hint="eastAsia"/>
          <w:sz w:val="21"/>
          <w:szCs w:val="21"/>
        </w:rPr>
        <w:t xml:space="preserve"> follow</w:t>
      </w:r>
      <w:r>
        <w:rPr>
          <w:rFonts w:ascii="Arial" w:hAnsi="Arial" w:cs="Arial" w:hint="eastAsia"/>
          <w:sz w:val="21"/>
          <w:szCs w:val="21"/>
        </w:rPr>
        <w:t>ing</w:t>
      </w:r>
      <w:r w:rsidR="007D2A87">
        <w:rPr>
          <w:rFonts w:ascii="Arial" w:hAnsi="Arial" w:cs="Arial" w:hint="eastAsia"/>
          <w:sz w:val="21"/>
          <w:szCs w:val="21"/>
        </w:rPr>
        <w:t xml:space="preserve"> </w:t>
      </w:r>
      <w:r w:rsidR="00A66195">
        <w:rPr>
          <w:rFonts w:ascii="Arial" w:hAnsi="Arial" w:cs="Arial" w:hint="eastAsia"/>
          <w:sz w:val="21"/>
          <w:szCs w:val="21"/>
        </w:rPr>
        <w:t>[Name]</w:t>
      </w:r>
      <w:r w:rsidR="007D2A87">
        <w:rPr>
          <w:rFonts w:ascii="Arial" w:hAnsi="Arial" w:cs="Arial" w:hint="eastAsia"/>
          <w:sz w:val="21"/>
          <w:szCs w:val="21"/>
        </w:rPr>
        <w:t xml:space="preserve"> is </w:t>
      </w:r>
      <w:r w:rsidR="00BB0298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>property</w:t>
      </w:r>
      <w:r w:rsidR="007D2A87">
        <w:rPr>
          <w:rFonts w:ascii="Arial" w:hAnsi="Arial" w:cs="Arial" w:hint="eastAsia"/>
          <w:sz w:val="21"/>
          <w:szCs w:val="21"/>
        </w:rPr>
        <w:t xml:space="preserve"> name and</w:t>
      </w:r>
      <w:r w:rsidR="00BB0298">
        <w:rPr>
          <w:rFonts w:ascii="Arial" w:hAnsi="Arial" w:cs="Arial" w:hint="eastAsia"/>
          <w:sz w:val="21"/>
          <w:szCs w:val="21"/>
        </w:rPr>
        <w:t xml:space="preserve"> that</w:t>
      </w:r>
      <w:r w:rsidR="007D2A87">
        <w:rPr>
          <w:rFonts w:ascii="Arial" w:hAnsi="Arial" w:cs="Arial" w:hint="eastAsia"/>
          <w:sz w:val="21"/>
          <w:szCs w:val="21"/>
        </w:rPr>
        <w:t xml:space="preserve"> follow</w:t>
      </w:r>
      <w:r>
        <w:rPr>
          <w:rFonts w:ascii="Arial" w:hAnsi="Arial" w:cs="Arial" w:hint="eastAsia"/>
          <w:sz w:val="21"/>
          <w:szCs w:val="21"/>
        </w:rPr>
        <w:t>ing</w:t>
      </w:r>
      <w:r w:rsidR="007D2A87">
        <w:rPr>
          <w:rFonts w:ascii="Arial" w:hAnsi="Arial" w:cs="Arial" w:hint="eastAsia"/>
          <w:sz w:val="21"/>
          <w:szCs w:val="21"/>
        </w:rPr>
        <w:t xml:space="preserve"> [Value] is </w:t>
      </w:r>
      <w:r w:rsidR="00BB0298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 xml:space="preserve">property </w:t>
      </w:r>
      <w:r w:rsidR="007D2A87">
        <w:rPr>
          <w:rFonts w:ascii="Arial" w:hAnsi="Arial" w:cs="Arial" w:hint="eastAsia"/>
          <w:sz w:val="21"/>
          <w:szCs w:val="21"/>
        </w:rPr>
        <w:t>value</w:t>
      </w:r>
      <w:r>
        <w:rPr>
          <w:rFonts w:ascii="Arial" w:hAnsi="Arial" w:cs="Arial" w:hint="eastAsia"/>
          <w:sz w:val="21"/>
          <w:szCs w:val="21"/>
        </w:rPr>
        <w:t>; one-</w:t>
      </w:r>
      <w:r w:rsidR="007D2A87">
        <w:rPr>
          <w:rFonts w:ascii="Arial" w:hAnsi="Arial" w:cs="Arial" w:hint="eastAsia"/>
          <w:sz w:val="21"/>
          <w:szCs w:val="21"/>
        </w:rPr>
        <w:t xml:space="preserve">one </w:t>
      </w:r>
      <w:r w:rsidR="007D2A87" w:rsidRPr="007D2A87">
        <w:rPr>
          <w:rFonts w:ascii="Arial" w:hAnsi="Arial" w:cs="Arial"/>
          <w:sz w:val="21"/>
          <w:szCs w:val="21"/>
        </w:rPr>
        <w:t>correlation</w:t>
      </w:r>
      <w:r>
        <w:rPr>
          <w:rFonts w:ascii="Arial" w:hAnsi="Arial" w:cs="Arial" w:hint="eastAsia"/>
          <w:sz w:val="21"/>
          <w:szCs w:val="21"/>
        </w:rPr>
        <w:t xml:space="preserve"> exists</w:t>
      </w:r>
      <w:r w:rsidR="007D2A87" w:rsidRPr="007D2A87">
        <w:rPr>
          <w:rFonts w:ascii="Arial" w:hAnsi="Arial" w:cs="Arial" w:hint="eastAsia"/>
          <w:sz w:val="21"/>
          <w:szCs w:val="21"/>
        </w:rPr>
        <w:t xml:space="preserve"> </w:t>
      </w:r>
      <w:r w:rsidR="007D2A87">
        <w:rPr>
          <w:rFonts w:ascii="Arial" w:hAnsi="Arial" w:cs="Arial" w:hint="eastAsia"/>
          <w:sz w:val="21"/>
          <w:szCs w:val="21"/>
        </w:rPr>
        <w:t>between</w:t>
      </w:r>
      <w:r w:rsidR="00CE71B6">
        <w:rPr>
          <w:rFonts w:ascii="Arial" w:hAnsi="Arial" w:cs="Arial" w:hint="eastAsia"/>
          <w:sz w:val="21"/>
          <w:szCs w:val="21"/>
        </w:rPr>
        <w:t xml:space="preserve"> the</w:t>
      </w:r>
      <w:r w:rsidR="007D2A87"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 xml:space="preserve">property </w:t>
      </w:r>
      <w:r w:rsidR="007D2A87">
        <w:rPr>
          <w:rFonts w:ascii="Arial" w:hAnsi="Arial" w:cs="Arial" w:hint="eastAsia"/>
          <w:sz w:val="21"/>
          <w:szCs w:val="21"/>
        </w:rPr>
        <w:t>name and value.</w:t>
      </w:r>
    </w:p>
    <w:p w:rsidR="0039113E" w:rsidRDefault="0039113E" w:rsidP="007D2A87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P_ID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means the ID of model, </w:t>
      </w:r>
      <w:r w:rsidR="00354C78">
        <w:rPr>
          <w:rFonts w:ascii="Arial" w:hAnsi="Arial" w:cs="Arial" w:hint="eastAsia"/>
          <w:sz w:val="21"/>
          <w:szCs w:val="21"/>
        </w:rPr>
        <w:t xml:space="preserve">which can be used to search the </w:t>
      </w:r>
      <w:r w:rsidR="00E37EEA">
        <w:rPr>
          <w:rFonts w:ascii="Arial" w:hAnsi="Arial" w:cs="Arial" w:hint="eastAsia"/>
          <w:sz w:val="21"/>
          <w:szCs w:val="21"/>
        </w:rPr>
        <w:t>custom properties</w:t>
      </w:r>
      <w:r w:rsidR="00E37EEA" w:rsidRPr="00F14E88">
        <w:rPr>
          <w:rFonts w:ascii="Arial" w:hAnsi="Arial" w:cs="Arial" w:hint="eastAsia"/>
          <w:sz w:val="21"/>
          <w:szCs w:val="21"/>
        </w:rPr>
        <w:t xml:space="preserve"> </w:t>
      </w:r>
      <w:r w:rsidR="00354C78">
        <w:rPr>
          <w:rFonts w:ascii="Arial" w:hAnsi="Arial" w:cs="Arial" w:hint="eastAsia"/>
          <w:sz w:val="21"/>
          <w:szCs w:val="21"/>
        </w:rPr>
        <w:t xml:space="preserve">for the model in </w:t>
      </w:r>
      <w:r w:rsidR="00354C78" w:rsidRPr="00392403">
        <w:t>Custom_info_GML.csv</w:t>
      </w:r>
      <w:r w:rsidR="00BB0298">
        <w:rPr>
          <w:rFonts w:ascii="Arial" w:hAnsi="Arial" w:cs="Arial" w:hint="eastAsia"/>
          <w:sz w:val="21"/>
          <w:szCs w:val="21"/>
        </w:rPr>
        <w:t>;</w:t>
      </w:r>
    </w:p>
    <w:p w:rsidR="007D2A87" w:rsidRDefault="007D2A87" w:rsidP="007D2A87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FX</w:t>
      </w:r>
      <w:r>
        <w:rPr>
          <w:rFonts w:ascii="Arial" w:hAnsi="Arial" w:cs="Arial"/>
          <w:sz w:val="21"/>
          <w:szCs w:val="21"/>
        </w:rPr>
        <w:t>”</w:t>
      </w:r>
      <w:r w:rsidR="0039113E">
        <w:rPr>
          <w:rFonts w:ascii="Arial" w:hAnsi="Arial" w:cs="Arial" w:hint="eastAsia"/>
          <w:sz w:val="21"/>
          <w:szCs w:val="21"/>
        </w:rPr>
        <w:t xml:space="preserve"> means the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modify string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of</w:t>
      </w:r>
      <w:r w:rsidR="00354C78">
        <w:rPr>
          <w:rFonts w:ascii="Arial" w:hAnsi="Arial" w:cs="Arial" w:hint="eastAsia"/>
          <w:sz w:val="21"/>
          <w:szCs w:val="21"/>
        </w:rPr>
        <w:t xml:space="preserve"> the</w:t>
      </w:r>
      <w:r>
        <w:rPr>
          <w:rFonts w:ascii="Arial" w:hAnsi="Arial" w:cs="Arial" w:hint="eastAsia"/>
          <w:sz w:val="21"/>
          <w:szCs w:val="21"/>
        </w:rPr>
        <w:t xml:space="preserve"> model</w:t>
      </w:r>
      <w:r w:rsidR="00354C78">
        <w:rPr>
          <w:rFonts w:ascii="Arial" w:hAnsi="Arial" w:cs="Arial" w:hint="eastAsia"/>
          <w:sz w:val="21"/>
          <w:szCs w:val="21"/>
        </w:rPr>
        <w:t>;</w:t>
      </w:r>
    </w:p>
    <w:p w:rsidR="007D2A87" w:rsidRDefault="007D2A87" w:rsidP="007D2A87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BOM</w:t>
      </w:r>
      <w:r>
        <w:rPr>
          <w:rFonts w:ascii="Arial" w:hAnsi="Arial" w:cs="Arial"/>
          <w:sz w:val="21"/>
          <w:szCs w:val="21"/>
        </w:rPr>
        <w:t>”</w:t>
      </w:r>
      <w:r w:rsidR="0039113E">
        <w:rPr>
          <w:rFonts w:ascii="Arial" w:hAnsi="Arial" w:cs="Arial" w:hint="eastAsia"/>
          <w:sz w:val="21"/>
          <w:szCs w:val="21"/>
        </w:rPr>
        <w:t xml:space="preserve"> means the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BOM string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of </w:t>
      </w:r>
      <w:r w:rsidR="00354C78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>model</w:t>
      </w:r>
      <w:r w:rsidR="005404B8">
        <w:rPr>
          <w:rFonts w:ascii="Arial" w:hAnsi="Arial" w:cs="Arial" w:hint="eastAsia"/>
          <w:sz w:val="21"/>
          <w:szCs w:val="21"/>
        </w:rPr>
        <w:t>.</w:t>
      </w:r>
    </w:p>
    <w:p w:rsidR="00354C78" w:rsidRPr="00E37EEA" w:rsidRDefault="00E37EEA" w:rsidP="00E37EEA">
      <w:pPr>
        <w:pStyle w:val="a8"/>
        <w:numPr>
          <w:ilvl w:val="0"/>
          <w:numId w:val="11"/>
        </w:num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Custom Properties</w:t>
      </w:r>
      <w:r w:rsidR="00CE71B6">
        <w:rPr>
          <w:rFonts w:ascii="Arial" w:hAnsi="Arial" w:cs="Arial" w:hint="eastAsia"/>
          <w:sz w:val="21"/>
          <w:szCs w:val="21"/>
        </w:rPr>
        <w:t>;</w:t>
      </w:r>
    </w:p>
    <w:p w:rsidR="00354C78" w:rsidRPr="00F14E88" w:rsidRDefault="00354C78" w:rsidP="00F14E88">
      <w:pPr>
        <w:spacing w:after="0"/>
        <w:ind w:left="720"/>
        <w:rPr>
          <w:rFonts w:ascii="Arial" w:hAnsi="Arial" w:cs="Arial"/>
          <w:sz w:val="21"/>
          <w:szCs w:val="21"/>
        </w:rPr>
      </w:pPr>
      <w:r w:rsidRPr="00F14E88">
        <w:rPr>
          <w:rFonts w:ascii="Arial" w:hAnsi="Arial" w:cs="Arial"/>
          <w:sz w:val="21"/>
          <w:szCs w:val="21"/>
        </w:rPr>
        <w:t>T</w:t>
      </w:r>
      <w:r w:rsidRPr="00F14E88">
        <w:rPr>
          <w:rFonts w:ascii="Arial" w:hAnsi="Arial" w:cs="Arial" w:hint="eastAsia"/>
          <w:sz w:val="21"/>
          <w:szCs w:val="21"/>
        </w:rPr>
        <w:t xml:space="preserve">he name-value pairs below </w:t>
      </w:r>
      <w:r w:rsidRPr="00F14E88">
        <w:rPr>
          <w:rFonts w:ascii="Arial" w:hAnsi="Arial" w:cs="Arial"/>
          <w:sz w:val="21"/>
          <w:szCs w:val="21"/>
        </w:rPr>
        <w:t>“</w:t>
      </w:r>
      <w:r w:rsidRPr="00F14E88">
        <w:rPr>
          <w:rFonts w:ascii="Arial" w:hAnsi="Arial" w:cs="Arial" w:hint="eastAsia"/>
          <w:sz w:val="21"/>
          <w:szCs w:val="21"/>
        </w:rPr>
        <w:t>BOM</w:t>
      </w:r>
      <w:r w:rsidRPr="00F14E88">
        <w:rPr>
          <w:rFonts w:ascii="Arial" w:hAnsi="Arial" w:cs="Arial"/>
          <w:sz w:val="21"/>
          <w:szCs w:val="21"/>
        </w:rPr>
        <w:t>”</w:t>
      </w:r>
      <w:r w:rsidRPr="00F14E88">
        <w:rPr>
          <w:rFonts w:ascii="Arial" w:hAnsi="Arial" w:cs="Arial" w:hint="eastAsia"/>
          <w:sz w:val="21"/>
          <w:szCs w:val="21"/>
        </w:rPr>
        <w:t xml:space="preserve"> are </w:t>
      </w:r>
      <w:r w:rsidR="00E37EEA">
        <w:rPr>
          <w:rFonts w:ascii="Arial" w:hAnsi="Arial" w:cs="Arial" w:hint="eastAsia"/>
          <w:sz w:val="21"/>
          <w:szCs w:val="21"/>
        </w:rPr>
        <w:t>custom properties</w:t>
      </w:r>
      <w:r w:rsidRPr="00F14E88">
        <w:rPr>
          <w:rFonts w:ascii="Arial" w:hAnsi="Arial" w:cs="Arial" w:hint="eastAsia"/>
          <w:sz w:val="21"/>
          <w:szCs w:val="21"/>
        </w:rPr>
        <w:t xml:space="preserve"> of the model; user can add </w:t>
      </w:r>
      <w:r w:rsidR="00E37EEA">
        <w:rPr>
          <w:rFonts w:ascii="Arial" w:hAnsi="Arial" w:cs="Arial" w:hint="eastAsia"/>
          <w:sz w:val="21"/>
          <w:szCs w:val="21"/>
        </w:rPr>
        <w:t>custom properties</w:t>
      </w:r>
      <w:r w:rsidRPr="00F14E88">
        <w:rPr>
          <w:rFonts w:ascii="Arial" w:hAnsi="Arial" w:cs="Arial" w:hint="eastAsia"/>
          <w:sz w:val="21"/>
          <w:szCs w:val="21"/>
        </w:rPr>
        <w:t xml:space="preserve"> for the model in </w:t>
      </w:r>
      <w:r w:rsidRPr="00392403">
        <w:t>Custom_info_GML.csv</w:t>
      </w:r>
      <w:r>
        <w:rPr>
          <w:rFonts w:hint="eastAsia"/>
        </w:rPr>
        <w:t>;</w:t>
      </w:r>
    </w:p>
    <w:p w:rsidR="00354C78" w:rsidRDefault="00354C78" w:rsidP="00354C78">
      <w:pPr>
        <w:spacing w:after="0"/>
        <w:ind w:left="720"/>
        <w:jc w:val="center"/>
        <w:rPr>
          <w:rFonts w:ascii="Arial" w:hAnsi="Arial" w:cs="Arial"/>
          <w:sz w:val="21"/>
          <w:szCs w:val="21"/>
        </w:rPr>
      </w:pPr>
      <w:ins w:id="3" w:author="XU Long" w:date="2018-08-14T02:52:00Z">
        <w:r>
          <w:rPr>
            <w:noProof/>
          </w:rPr>
          <w:drawing>
            <wp:inline distT="0" distB="0" distL="0" distR="0" wp14:anchorId="6711545C" wp14:editId="1EDE3340">
              <wp:extent cx="5244737" cy="555432"/>
              <wp:effectExtent l="0" t="0" r="0" b="0"/>
              <wp:docPr id="63" name="图片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44737" cy="5554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54C78" w:rsidRDefault="00622480" w:rsidP="00354C78">
      <w:pPr>
        <w:spacing w:after="0"/>
        <w:ind w:left="720"/>
        <w:rPr>
          <w:rFonts w:ascii="Arial" w:hAnsi="Arial" w:cs="Arial"/>
          <w:sz w:val="21"/>
          <w:szCs w:val="21"/>
        </w:rPr>
      </w:pPr>
      <w:r w:rsidRPr="001B068D">
        <w:rPr>
          <w:rFonts w:ascii="Arial" w:hAnsi="Arial" w:cs="Arial" w:hint="eastAsia"/>
          <w:sz w:val="21"/>
          <w:szCs w:val="21"/>
        </w:rPr>
        <w:t>[</w:t>
      </w:r>
      <w:r w:rsidRPr="001B068D">
        <w:rPr>
          <w:rFonts w:ascii="Arial" w:hAnsi="Arial" w:cs="Arial"/>
          <w:sz w:val="21"/>
          <w:szCs w:val="21"/>
        </w:rPr>
        <w:t>Sample for Mo</w:t>
      </w:r>
      <w:r w:rsidRPr="001B068D">
        <w:rPr>
          <w:rFonts w:ascii="Arial" w:hAnsi="Arial" w:cs="Arial" w:hint="eastAsia"/>
          <w:sz w:val="21"/>
          <w:szCs w:val="21"/>
        </w:rPr>
        <w:t xml:space="preserve">ld] will parse the </w:t>
      </w:r>
      <w:r w:rsidR="00E37EEA">
        <w:rPr>
          <w:rFonts w:ascii="Arial" w:hAnsi="Arial" w:cs="Arial" w:hint="eastAsia"/>
          <w:sz w:val="21"/>
          <w:szCs w:val="21"/>
        </w:rPr>
        <w:t>custom properties</w:t>
      </w:r>
      <w:r w:rsidRPr="001B068D">
        <w:rPr>
          <w:rFonts w:ascii="Arial" w:hAnsi="Arial" w:cs="Arial" w:hint="eastAsia"/>
          <w:sz w:val="21"/>
          <w:szCs w:val="21"/>
        </w:rPr>
        <w:t xml:space="preserve"> in </w:t>
      </w:r>
      <w:r w:rsidRPr="001B068D">
        <w:rPr>
          <w:rFonts w:ascii="Arial" w:hAnsi="Arial" w:cs="Arial"/>
          <w:sz w:val="21"/>
          <w:szCs w:val="21"/>
        </w:rPr>
        <w:t>Custom_info_GML.csv</w:t>
      </w:r>
      <w:r w:rsidRPr="001B068D">
        <w:rPr>
          <w:rFonts w:ascii="Arial" w:hAnsi="Arial" w:cs="Arial" w:hint="eastAsia"/>
          <w:sz w:val="21"/>
          <w:szCs w:val="21"/>
        </w:rPr>
        <w:t xml:space="preserve"> </w:t>
      </w:r>
      <w:r w:rsidR="001B068D" w:rsidRPr="001B068D">
        <w:rPr>
          <w:rFonts w:ascii="Arial" w:hAnsi="Arial" w:cs="Arial" w:hint="eastAsia"/>
          <w:sz w:val="21"/>
          <w:szCs w:val="21"/>
        </w:rPr>
        <w:t xml:space="preserve">during </w:t>
      </w:r>
      <w:r w:rsidR="001B068D" w:rsidRPr="001B068D">
        <w:rPr>
          <w:rFonts w:ascii="Arial" w:hAnsi="Arial" w:cs="Arial"/>
          <w:sz w:val="21"/>
          <w:szCs w:val="21"/>
        </w:rPr>
        <w:t>initialization</w:t>
      </w:r>
      <w:r w:rsidR="001B068D" w:rsidRPr="001B068D">
        <w:rPr>
          <w:rFonts w:ascii="Arial" w:hAnsi="Arial" w:cs="Arial" w:hint="eastAsia"/>
          <w:sz w:val="21"/>
          <w:szCs w:val="21"/>
        </w:rPr>
        <w:t>; if one model is imported, [</w:t>
      </w:r>
      <w:r w:rsidR="001B068D" w:rsidRPr="001B068D">
        <w:rPr>
          <w:rFonts w:ascii="Arial" w:hAnsi="Arial" w:cs="Arial"/>
          <w:sz w:val="21"/>
          <w:szCs w:val="21"/>
        </w:rPr>
        <w:t>Sample for Mo</w:t>
      </w:r>
      <w:r w:rsidR="001B068D" w:rsidRPr="001B068D">
        <w:rPr>
          <w:rFonts w:ascii="Arial" w:hAnsi="Arial" w:cs="Arial" w:hint="eastAsia"/>
          <w:sz w:val="21"/>
          <w:szCs w:val="21"/>
        </w:rPr>
        <w:t xml:space="preserve">ld] will search the </w:t>
      </w:r>
      <w:r w:rsidR="00E37EEA">
        <w:rPr>
          <w:rFonts w:ascii="Arial" w:hAnsi="Arial" w:cs="Arial" w:hint="eastAsia"/>
          <w:sz w:val="21"/>
          <w:szCs w:val="21"/>
        </w:rPr>
        <w:t>custom properties</w:t>
      </w:r>
      <w:r w:rsidR="00E37EEA" w:rsidRPr="001B068D">
        <w:rPr>
          <w:rFonts w:ascii="Arial" w:hAnsi="Arial" w:cs="Arial" w:hint="eastAsia"/>
          <w:sz w:val="21"/>
          <w:szCs w:val="21"/>
        </w:rPr>
        <w:t xml:space="preserve"> </w:t>
      </w:r>
      <w:r w:rsidR="001B068D" w:rsidRPr="001B068D">
        <w:rPr>
          <w:rFonts w:ascii="Arial" w:hAnsi="Arial" w:cs="Arial" w:hint="eastAsia"/>
          <w:sz w:val="21"/>
          <w:szCs w:val="21"/>
        </w:rPr>
        <w:t xml:space="preserve">for the model by </w:t>
      </w:r>
      <w:r w:rsidR="00E37EEA">
        <w:rPr>
          <w:rFonts w:ascii="Arial" w:hAnsi="Arial" w:cs="Arial" w:hint="eastAsia"/>
          <w:sz w:val="21"/>
          <w:szCs w:val="21"/>
        </w:rPr>
        <w:t>P_ID, then output these properties</w:t>
      </w:r>
      <w:r w:rsidR="001B068D" w:rsidRPr="001B068D">
        <w:rPr>
          <w:rFonts w:ascii="Arial" w:hAnsi="Arial" w:cs="Arial" w:hint="eastAsia"/>
          <w:sz w:val="21"/>
          <w:szCs w:val="21"/>
        </w:rPr>
        <w:t xml:space="preserve"> into the property txt file.</w:t>
      </w:r>
    </w:p>
    <w:p w:rsidR="001B068D" w:rsidRDefault="001B068D" w:rsidP="00354C78">
      <w:pPr>
        <w:spacing w:after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Notice: regardless of which editor the user is using to open </w:t>
      </w:r>
      <w:r w:rsidRPr="001B068D">
        <w:rPr>
          <w:rFonts w:ascii="Arial" w:hAnsi="Arial" w:cs="Arial"/>
          <w:sz w:val="21"/>
          <w:szCs w:val="21"/>
        </w:rPr>
        <w:t>Custom_info_GML.csv</w:t>
      </w:r>
      <w:r w:rsidR="00F14E88">
        <w:rPr>
          <w:rFonts w:ascii="Arial" w:hAnsi="Arial" w:cs="Arial" w:hint="eastAsia"/>
          <w:sz w:val="21"/>
          <w:szCs w:val="21"/>
        </w:rPr>
        <w:t xml:space="preserve">, after editing </w:t>
      </w:r>
      <w:r w:rsidR="00F14E88" w:rsidRPr="00CE71B6">
        <w:rPr>
          <w:rFonts w:ascii="Arial" w:hAnsi="Arial" w:cs="Arial" w:hint="eastAsia"/>
          <w:color w:val="FF0000"/>
          <w:sz w:val="21"/>
          <w:szCs w:val="21"/>
        </w:rPr>
        <w:t>the csv file has to be saved as UTF-8 format</w:t>
      </w:r>
      <w:r w:rsidR="00F14E88">
        <w:rPr>
          <w:rFonts w:ascii="Arial" w:hAnsi="Arial" w:cs="Arial" w:hint="eastAsia"/>
          <w:sz w:val="21"/>
          <w:szCs w:val="21"/>
        </w:rPr>
        <w:t>, or else the U</w:t>
      </w:r>
      <w:r w:rsidR="00F14E88">
        <w:rPr>
          <w:rFonts w:ascii="Arial" w:hAnsi="Arial" w:cs="Arial"/>
          <w:sz w:val="21"/>
          <w:szCs w:val="21"/>
        </w:rPr>
        <w:t>nicode</w:t>
      </w:r>
      <w:r w:rsidR="00F14E88">
        <w:rPr>
          <w:rFonts w:ascii="Arial" w:hAnsi="Arial" w:cs="Arial" w:hint="eastAsia"/>
          <w:sz w:val="21"/>
          <w:szCs w:val="21"/>
        </w:rPr>
        <w:t xml:space="preserve"> characters may be </w:t>
      </w:r>
      <w:r w:rsidR="00F14E88">
        <w:rPr>
          <w:rFonts w:ascii="Arial" w:hAnsi="Arial" w:cs="Arial" w:hint="eastAsia"/>
          <w:sz w:val="21"/>
          <w:szCs w:val="21"/>
        </w:rPr>
        <w:lastRenderedPageBreak/>
        <w:t xml:space="preserve">unsupported. </w:t>
      </w:r>
      <w:r w:rsidR="00F14E88">
        <w:rPr>
          <w:rFonts w:ascii="Arial" w:hAnsi="Arial" w:cs="Arial"/>
          <w:sz w:val="21"/>
          <w:szCs w:val="21"/>
        </w:rPr>
        <w:t>T</w:t>
      </w:r>
      <w:r w:rsidR="00F14E88">
        <w:rPr>
          <w:rFonts w:ascii="Arial" w:hAnsi="Arial" w:cs="Arial" w:hint="eastAsia"/>
          <w:sz w:val="21"/>
          <w:szCs w:val="21"/>
        </w:rPr>
        <w:t xml:space="preserve">he following picture show the saving setting if editing </w:t>
      </w:r>
      <w:r w:rsidR="00F14E88" w:rsidRPr="001B068D">
        <w:rPr>
          <w:rFonts w:ascii="Arial" w:hAnsi="Arial" w:cs="Arial"/>
          <w:sz w:val="21"/>
          <w:szCs w:val="21"/>
        </w:rPr>
        <w:t>Custom_info_GML.csv</w:t>
      </w:r>
      <w:r w:rsidR="00F14E88">
        <w:rPr>
          <w:rFonts w:ascii="Arial" w:hAnsi="Arial" w:cs="Arial" w:hint="eastAsia"/>
          <w:sz w:val="21"/>
          <w:szCs w:val="21"/>
        </w:rPr>
        <w:t xml:space="preserve"> with MS Excel:</w:t>
      </w:r>
    </w:p>
    <w:p w:rsidR="00F14E88" w:rsidRPr="001B068D" w:rsidRDefault="00F14E88" w:rsidP="00F14E88">
      <w:pPr>
        <w:spacing w:after="0"/>
        <w:ind w:left="720"/>
        <w:jc w:val="center"/>
        <w:rPr>
          <w:rFonts w:ascii="Arial" w:hAnsi="Arial" w:cs="Arial"/>
          <w:sz w:val="21"/>
          <w:szCs w:val="21"/>
        </w:rPr>
      </w:pPr>
      <w:ins w:id="4" w:author="XU Long" w:date="2018-08-14T12:57:00Z">
        <w:r>
          <w:rPr>
            <w:noProof/>
          </w:rPr>
          <w:drawing>
            <wp:inline distT="0" distB="0" distL="0" distR="0" wp14:anchorId="1777ED91" wp14:editId="6EE18906">
              <wp:extent cx="2241550" cy="1443881"/>
              <wp:effectExtent l="0" t="0" r="6350" b="4445"/>
              <wp:docPr id="78" name="图片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0004" cy="14493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D2A87" w:rsidRDefault="007D2A87" w:rsidP="007D2A87">
      <w:pPr>
        <w:pStyle w:val="a8"/>
        <w:spacing w:after="0"/>
        <w:rPr>
          <w:rFonts w:ascii="Arial" w:hAnsi="Arial" w:cs="Arial"/>
          <w:sz w:val="21"/>
          <w:szCs w:val="21"/>
        </w:rPr>
      </w:pPr>
    </w:p>
    <w:p w:rsidR="007D2A87" w:rsidRDefault="007D2A87" w:rsidP="000C2EEA">
      <w:pPr>
        <w:pStyle w:val="a8"/>
        <w:numPr>
          <w:ilvl w:val="0"/>
          <w:numId w:val="11"/>
        </w:num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Generate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modify string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of </w:t>
      </w:r>
      <w:r w:rsidR="00F14E88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 xml:space="preserve">model and </w:t>
      </w:r>
      <w:r w:rsidR="00F14E88">
        <w:rPr>
          <w:rFonts w:ascii="Arial" w:hAnsi="Arial" w:cs="Arial" w:hint="eastAsia"/>
          <w:sz w:val="21"/>
          <w:szCs w:val="21"/>
        </w:rPr>
        <w:t>fill</w:t>
      </w:r>
      <w:r>
        <w:rPr>
          <w:rFonts w:ascii="Arial" w:hAnsi="Arial" w:cs="Arial" w:hint="eastAsia"/>
          <w:sz w:val="21"/>
          <w:szCs w:val="21"/>
        </w:rPr>
        <w:t xml:space="preserve"> in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Modify String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edit box;</w:t>
      </w:r>
    </w:p>
    <w:p w:rsidR="007D2A87" w:rsidRDefault="007D2A87" w:rsidP="007D2A87">
      <w:pPr>
        <w:pStyle w:val="a8"/>
        <w:numPr>
          <w:ilvl w:val="0"/>
          <w:numId w:val="11"/>
        </w:numPr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Generate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BOM string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of </w:t>
      </w:r>
      <w:r w:rsidR="00F14E88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 xml:space="preserve">model and </w:t>
      </w:r>
      <w:r w:rsidR="00F14E88">
        <w:rPr>
          <w:rFonts w:ascii="Arial" w:hAnsi="Arial" w:cs="Arial" w:hint="eastAsia"/>
          <w:sz w:val="21"/>
          <w:szCs w:val="21"/>
        </w:rPr>
        <w:t>fill</w:t>
      </w:r>
      <w:r>
        <w:rPr>
          <w:rFonts w:ascii="Arial" w:hAnsi="Arial" w:cs="Arial" w:hint="eastAsia"/>
          <w:sz w:val="21"/>
          <w:szCs w:val="21"/>
        </w:rPr>
        <w:t xml:space="preserve"> in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BOM String</w:t>
      </w:r>
      <w:r>
        <w:rPr>
          <w:rFonts w:ascii="Arial" w:hAnsi="Arial" w:cs="Arial"/>
          <w:sz w:val="21"/>
          <w:szCs w:val="21"/>
        </w:rPr>
        <w:t>”</w:t>
      </w:r>
      <w:r w:rsidR="00CE71B6">
        <w:rPr>
          <w:rFonts w:ascii="Arial" w:hAnsi="Arial" w:cs="Arial" w:hint="eastAsia"/>
          <w:sz w:val="21"/>
          <w:szCs w:val="21"/>
        </w:rPr>
        <w:t xml:space="preserve"> edit box.</w:t>
      </w:r>
    </w:p>
    <w:p w:rsidR="000C2EEA" w:rsidRPr="000C2EEA" w:rsidRDefault="00D26D6B" w:rsidP="00D26D6B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D9BDB4A" wp14:editId="678576FC">
            <wp:extent cx="5486400" cy="20599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87" w:rsidRDefault="007D2A87" w:rsidP="007D2A87">
      <w:pPr>
        <w:spacing w:after="0"/>
        <w:ind w:left="720"/>
        <w:rPr>
          <w:rFonts w:ascii="Arial" w:hAnsi="Arial" w:cs="Arial"/>
          <w:sz w:val="21"/>
          <w:szCs w:val="21"/>
        </w:rPr>
      </w:pPr>
    </w:p>
    <w:p w:rsidR="007D2A87" w:rsidRDefault="007D2A87" w:rsidP="00F21A1A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0E6EAB">
        <w:rPr>
          <w:rFonts w:ascii="Arial" w:hAnsi="Arial" w:cs="Arial"/>
          <w:sz w:val="21"/>
          <w:szCs w:val="21"/>
        </w:rPr>
        <w:t>“Part Group 1”</w:t>
      </w:r>
      <w:r w:rsidRPr="000E6EAB">
        <w:rPr>
          <w:rFonts w:ascii="Arial" w:hAnsi="Arial" w:cs="Arial" w:hint="eastAsia"/>
          <w:sz w:val="21"/>
          <w:szCs w:val="21"/>
        </w:rPr>
        <w:t xml:space="preserve">, </w:t>
      </w:r>
      <w:r w:rsidRPr="000E6EAB">
        <w:rPr>
          <w:rFonts w:ascii="Arial" w:hAnsi="Arial" w:cs="Arial"/>
          <w:sz w:val="21"/>
          <w:szCs w:val="21"/>
        </w:rPr>
        <w:t xml:space="preserve">“Part Group </w:t>
      </w:r>
      <w:r w:rsidRPr="000E6EAB">
        <w:rPr>
          <w:rFonts w:ascii="Arial" w:hAnsi="Arial" w:cs="Arial" w:hint="eastAsia"/>
          <w:sz w:val="21"/>
          <w:szCs w:val="21"/>
        </w:rPr>
        <w:t>2</w:t>
      </w:r>
      <w:r w:rsidRPr="000E6EAB">
        <w:rPr>
          <w:rFonts w:ascii="Arial" w:hAnsi="Arial" w:cs="Arial"/>
          <w:sz w:val="21"/>
          <w:szCs w:val="21"/>
        </w:rPr>
        <w:t>”</w:t>
      </w:r>
      <w:r w:rsidR="00F21A1A">
        <w:rPr>
          <w:rFonts w:ascii="Arial" w:hAnsi="Arial" w:cs="Arial" w:hint="eastAsia"/>
          <w:sz w:val="21"/>
          <w:szCs w:val="21"/>
        </w:rPr>
        <w:t xml:space="preserve"> and</w:t>
      </w:r>
      <w:r w:rsidRPr="000E6EAB">
        <w:rPr>
          <w:rFonts w:ascii="Arial" w:hAnsi="Arial" w:cs="Arial" w:hint="eastAsia"/>
          <w:sz w:val="21"/>
          <w:szCs w:val="21"/>
        </w:rPr>
        <w:t xml:space="preserve"> </w:t>
      </w:r>
      <w:r w:rsidRPr="000E6EAB">
        <w:rPr>
          <w:rFonts w:ascii="Arial" w:hAnsi="Arial" w:cs="Arial"/>
          <w:sz w:val="21"/>
          <w:szCs w:val="21"/>
        </w:rPr>
        <w:t xml:space="preserve">“Part Group </w:t>
      </w:r>
      <w:r w:rsidRPr="000E6EAB">
        <w:rPr>
          <w:rFonts w:ascii="Arial" w:hAnsi="Arial" w:cs="Arial" w:hint="eastAsia"/>
          <w:sz w:val="21"/>
          <w:szCs w:val="21"/>
        </w:rPr>
        <w:t>3</w:t>
      </w:r>
      <w:r w:rsidRPr="000E6EAB"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will imp</w:t>
      </w:r>
      <w:r w:rsidR="00F827A4">
        <w:rPr>
          <w:rFonts w:ascii="Arial" w:hAnsi="Arial" w:cs="Arial" w:hint="eastAsia"/>
          <w:sz w:val="21"/>
          <w:szCs w:val="21"/>
        </w:rPr>
        <w:t>ort model</w:t>
      </w:r>
      <w:r w:rsidR="00F14E88">
        <w:rPr>
          <w:rFonts w:ascii="Arial" w:hAnsi="Arial" w:cs="Arial" w:hint="eastAsia"/>
          <w:sz w:val="21"/>
          <w:szCs w:val="21"/>
        </w:rPr>
        <w:t>s</w:t>
      </w:r>
      <w:r w:rsidR="00F827A4">
        <w:rPr>
          <w:rFonts w:ascii="Arial" w:hAnsi="Arial" w:cs="Arial" w:hint="eastAsia"/>
          <w:sz w:val="21"/>
          <w:szCs w:val="21"/>
        </w:rPr>
        <w:t xml:space="preserve"> as the same workflow; the only difference is </w:t>
      </w:r>
      <w:r w:rsidR="00F827A4" w:rsidRPr="000E6EAB">
        <w:rPr>
          <w:rFonts w:ascii="Arial" w:hAnsi="Arial" w:cs="Arial"/>
          <w:sz w:val="21"/>
          <w:szCs w:val="21"/>
        </w:rPr>
        <w:t>Part Group 1</w:t>
      </w:r>
      <w:r w:rsidR="00F827A4">
        <w:rPr>
          <w:rFonts w:ascii="Arial" w:hAnsi="Arial" w:cs="Arial" w:hint="eastAsia"/>
          <w:sz w:val="21"/>
          <w:szCs w:val="21"/>
        </w:rPr>
        <w:t>\2\3 and their sub combo box</w:t>
      </w:r>
      <w:r w:rsidR="00D26D6B">
        <w:rPr>
          <w:rFonts w:ascii="Arial" w:hAnsi="Arial" w:cs="Arial" w:hint="eastAsia"/>
          <w:sz w:val="21"/>
          <w:szCs w:val="21"/>
        </w:rPr>
        <w:t xml:space="preserve"> will</w:t>
      </w:r>
      <w:r w:rsidR="00F827A4">
        <w:rPr>
          <w:rFonts w:ascii="Arial" w:hAnsi="Arial" w:cs="Arial" w:hint="eastAsia"/>
          <w:sz w:val="21"/>
          <w:szCs w:val="21"/>
        </w:rPr>
        <w:t xml:space="preserve"> allow user</w:t>
      </w:r>
      <w:r w:rsidR="00F14E88">
        <w:rPr>
          <w:rFonts w:ascii="Arial" w:hAnsi="Arial" w:cs="Arial" w:hint="eastAsia"/>
          <w:sz w:val="21"/>
          <w:szCs w:val="21"/>
        </w:rPr>
        <w:t xml:space="preserve"> to go directly into the second-class interface for</w:t>
      </w:r>
      <w:r w:rsidR="00F827A4">
        <w:rPr>
          <w:rFonts w:ascii="Arial" w:hAnsi="Arial" w:cs="Arial" w:hint="eastAsia"/>
          <w:sz w:val="21"/>
          <w:szCs w:val="21"/>
        </w:rPr>
        <w:t xml:space="preserve"> each category.</w:t>
      </w:r>
    </w:p>
    <w:p w:rsidR="000200A5" w:rsidRDefault="000200A5" w:rsidP="000200A5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</w:p>
    <w:p w:rsidR="000200A5" w:rsidRPr="00314803" w:rsidRDefault="000200A5" w:rsidP="00314803">
      <w:pPr>
        <w:pStyle w:val="a8"/>
        <w:numPr>
          <w:ilvl w:val="0"/>
          <w:numId w:val="19"/>
        </w:numPr>
        <w:spacing w:after="0"/>
        <w:rPr>
          <w:rFonts w:ascii="Arial" w:hAnsi="Arial" w:cs="Arial"/>
          <w:b/>
          <w:bCs/>
          <w:sz w:val="21"/>
          <w:szCs w:val="21"/>
        </w:rPr>
      </w:pPr>
      <w:r w:rsidRPr="00314803">
        <w:rPr>
          <w:rFonts w:ascii="Arial" w:hAnsi="Arial" w:cs="Arial" w:hint="eastAsia"/>
          <w:b/>
          <w:bCs/>
          <w:sz w:val="21"/>
          <w:szCs w:val="21"/>
        </w:rPr>
        <w:t>Utility:</w:t>
      </w:r>
    </w:p>
    <w:p w:rsidR="00913480" w:rsidRDefault="000200A5" w:rsidP="00B22505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Utility includes </w:t>
      </w:r>
      <w:r>
        <w:rPr>
          <w:rFonts w:ascii="Arial" w:hAnsi="Arial" w:cs="Arial"/>
          <w:sz w:val="21"/>
          <w:szCs w:val="21"/>
        </w:rPr>
        <w:t>“</w:t>
      </w:r>
      <w:r w:rsidRPr="000200A5">
        <w:rPr>
          <w:rFonts w:ascii="Arial" w:hAnsi="Arial" w:cs="Arial"/>
          <w:sz w:val="21"/>
          <w:szCs w:val="21"/>
        </w:rPr>
        <w:t>Diagram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, </w:t>
      </w:r>
      <w:r>
        <w:rPr>
          <w:rFonts w:ascii="Arial" w:hAnsi="Arial" w:cs="Arial"/>
          <w:sz w:val="21"/>
          <w:szCs w:val="21"/>
        </w:rPr>
        <w:t>“</w:t>
      </w:r>
      <w:r w:rsidR="00913480" w:rsidRPr="00913480">
        <w:rPr>
          <w:rFonts w:ascii="Arial" w:hAnsi="Arial" w:cs="Arial"/>
          <w:sz w:val="21"/>
          <w:szCs w:val="21"/>
        </w:rPr>
        <w:t>My Favorite</w:t>
      </w:r>
      <w:r>
        <w:rPr>
          <w:rFonts w:ascii="Arial" w:hAnsi="Arial" w:cs="Arial"/>
          <w:sz w:val="21"/>
          <w:szCs w:val="21"/>
        </w:rPr>
        <w:t>”</w:t>
      </w:r>
      <w:r w:rsidR="00913480">
        <w:rPr>
          <w:rFonts w:ascii="Arial" w:hAnsi="Arial" w:cs="Arial" w:hint="eastAsia"/>
          <w:sz w:val="21"/>
          <w:szCs w:val="21"/>
        </w:rPr>
        <w:t xml:space="preserve">, </w:t>
      </w:r>
      <w:r w:rsidR="00913480">
        <w:rPr>
          <w:rFonts w:ascii="Arial" w:hAnsi="Arial" w:cs="Arial"/>
          <w:sz w:val="21"/>
          <w:szCs w:val="21"/>
        </w:rPr>
        <w:t>“</w:t>
      </w:r>
      <w:r w:rsidR="00913480" w:rsidRPr="00913480">
        <w:rPr>
          <w:rFonts w:ascii="Arial" w:hAnsi="Arial" w:cs="Arial"/>
          <w:sz w:val="21"/>
          <w:szCs w:val="21"/>
        </w:rPr>
        <w:t>History</w:t>
      </w:r>
      <w:r w:rsidR="00913480">
        <w:rPr>
          <w:rFonts w:ascii="Arial" w:hAnsi="Arial" w:cs="Arial"/>
          <w:sz w:val="21"/>
          <w:szCs w:val="21"/>
        </w:rPr>
        <w:t>”</w:t>
      </w:r>
      <w:r w:rsidR="00913480">
        <w:rPr>
          <w:rFonts w:ascii="Arial" w:hAnsi="Arial" w:cs="Arial" w:hint="eastAsia"/>
          <w:sz w:val="21"/>
          <w:szCs w:val="21"/>
        </w:rPr>
        <w:t xml:space="preserve">, </w:t>
      </w:r>
      <w:r w:rsidR="00913480">
        <w:rPr>
          <w:rFonts w:ascii="Arial" w:hAnsi="Arial" w:cs="Arial"/>
          <w:sz w:val="21"/>
          <w:szCs w:val="21"/>
        </w:rPr>
        <w:t>“</w:t>
      </w:r>
      <w:r w:rsidR="00913480" w:rsidRPr="00913480">
        <w:rPr>
          <w:rFonts w:ascii="Arial" w:hAnsi="Arial" w:cs="Arial"/>
          <w:sz w:val="21"/>
          <w:szCs w:val="21"/>
        </w:rPr>
        <w:t>Advanced Search</w:t>
      </w:r>
      <w:r w:rsidR="00913480">
        <w:rPr>
          <w:rFonts w:ascii="Arial" w:hAnsi="Arial" w:cs="Arial"/>
          <w:sz w:val="21"/>
          <w:szCs w:val="21"/>
        </w:rPr>
        <w:t>”</w:t>
      </w:r>
      <w:r w:rsidR="00913480">
        <w:rPr>
          <w:rFonts w:ascii="Arial" w:hAnsi="Arial" w:cs="Arial" w:hint="eastAsia"/>
          <w:sz w:val="21"/>
          <w:szCs w:val="21"/>
        </w:rPr>
        <w:t xml:space="preserve">, </w:t>
      </w:r>
      <w:r w:rsidR="00913480">
        <w:rPr>
          <w:rFonts w:ascii="Arial" w:hAnsi="Arial" w:cs="Arial"/>
          <w:sz w:val="21"/>
          <w:szCs w:val="21"/>
        </w:rPr>
        <w:t>“</w:t>
      </w:r>
      <w:r w:rsidR="00913480" w:rsidRPr="00913480">
        <w:rPr>
          <w:rFonts w:ascii="Arial" w:hAnsi="Arial" w:cs="Arial"/>
          <w:sz w:val="21"/>
          <w:szCs w:val="21"/>
        </w:rPr>
        <w:t>Part Name Directory</w:t>
      </w:r>
      <w:r w:rsidR="00913480">
        <w:rPr>
          <w:rFonts w:ascii="Arial" w:hAnsi="Arial" w:cs="Arial"/>
          <w:sz w:val="21"/>
          <w:szCs w:val="21"/>
        </w:rPr>
        <w:t>”</w:t>
      </w:r>
      <w:r w:rsidR="00913480">
        <w:rPr>
          <w:rFonts w:ascii="Arial" w:hAnsi="Arial" w:cs="Arial" w:hint="eastAsia"/>
          <w:sz w:val="21"/>
          <w:szCs w:val="21"/>
        </w:rPr>
        <w:t xml:space="preserve">. </w:t>
      </w:r>
      <w:r w:rsidR="00913480">
        <w:rPr>
          <w:rFonts w:ascii="Arial" w:hAnsi="Arial" w:cs="Arial"/>
          <w:sz w:val="21"/>
          <w:szCs w:val="21"/>
        </w:rPr>
        <w:t>T</w:t>
      </w:r>
      <w:r w:rsidR="00913480">
        <w:rPr>
          <w:rFonts w:ascii="Arial" w:hAnsi="Arial" w:cs="Arial" w:hint="eastAsia"/>
          <w:sz w:val="21"/>
          <w:szCs w:val="21"/>
        </w:rPr>
        <w:t xml:space="preserve">ake </w:t>
      </w:r>
      <w:r w:rsidR="00913480">
        <w:rPr>
          <w:rFonts w:ascii="Arial" w:hAnsi="Arial" w:cs="Arial"/>
          <w:sz w:val="21"/>
          <w:szCs w:val="21"/>
        </w:rPr>
        <w:t>“</w:t>
      </w:r>
      <w:r w:rsidR="00913480" w:rsidRPr="000200A5">
        <w:rPr>
          <w:rFonts w:ascii="Arial" w:hAnsi="Arial" w:cs="Arial"/>
          <w:sz w:val="21"/>
          <w:szCs w:val="21"/>
        </w:rPr>
        <w:t>Diagram</w:t>
      </w:r>
      <w:r w:rsidR="00913480">
        <w:rPr>
          <w:rFonts w:ascii="Arial" w:hAnsi="Arial" w:cs="Arial"/>
          <w:sz w:val="21"/>
          <w:szCs w:val="21"/>
        </w:rPr>
        <w:t>”</w:t>
      </w:r>
      <w:r w:rsidR="00913480">
        <w:rPr>
          <w:rFonts w:ascii="Arial" w:hAnsi="Arial" w:cs="Arial" w:hint="eastAsia"/>
          <w:sz w:val="21"/>
          <w:szCs w:val="21"/>
        </w:rPr>
        <w:t xml:space="preserve"> </w:t>
      </w:r>
      <w:r w:rsidR="00CE71B6">
        <w:rPr>
          <w:rFonts w:ascii="Arial" w:hAnsi="Arial" w:cs="Arial" w:hint="eastAsia"/>
          <w:sz w:val="21"/>
          <w:szCs w:val="21"/>
        </w:rPr>
        <w:t xml:space="preserve">as an example </w:t>
      </w:r>
      <w:r w:rsidR="00913480">
        <w:rPr>
          <w:rFonts w:ascii="Arial" w:hAnsi="Arial" w:cs="Arial" w:hint="eastAsia"/>
          <w:sz w:val="21"/>
          <w:szCs w:val="21"/>
        </w:rPr>
        <w:t xml:space="preserve">to introduce how to start </w:t>
      </w:r>
      <w:r w:rsidR="00CE71B6">
        <w:rPr>
          <w:rFonts w:ascii="Arial" w:hAnsi="Arial" w:cs="Arial" w:hint="eastAsia"/>
          <w:sz w:val="21"/>
          <w:szCs w:val="21"/>
        </w:rPr>
        <w:t xml:space="preserve">the </w:t>
      </w:r>
      <w:r w:rsidR="00913480">
        <w:rPr>
          <w:rFonts w:ascii="Arial" w:hAnsi="Arial" w:cs="Arial" w:hint="eastAsia"/>
          <w:sz w:val="21"/>
          <w:szCs w:val="21"/>
        </w:rPr>
        <w:t>corresponding</w:t>
      </w:r>
      <w:r w:rsidR="00B22505">
        <w:rPr>
          <w:rFonts w:ascii="Arial" w:hAnsi="Arial" w:cs="Arial" w:hint="eastAsia"/>
          <w:sz w:val="21"/>
          <w:szCs w:val="21"/>
        </w:rPr>
        <w:t xml:space="preserve"> </w:t>
      </w:r>
      <w:r w:rsidR="00913480">
        <w:rPr>
          <w:rFonts w:ascii="Arial" w:hAnsi="Arial" w:cs="Arial" w:hint="eastAsia"/>
          <w:sz w:val="21"/>
          <w:szCs w:val="21"/>
        </w:rPr>
        <w:t xml:space="preserve">interface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913480">
        <w:rPr>
          <w:rFonts w:ascii="Arial" w:hAnsi="Arial" w:cs="Arial" w:hint="eastAsia"/>
          <w:sz w:val="21"/>
          <w:szCs w:val="21"/>
        </w:rPr>
        <w:t>.</w:t>
      </w:r>
    </w:p>
    <w:p w:rsidR="000C2EEA" w:rsidRPr="00CE71B6" w:rsidRDefault="00913480" w:rsidP="00CE71B6">
      <w:pPr>
        <w:pStyle w:val="a8"/>
        <w:numPr>
          <w:ilvl w:val="0"/>
          <w:numId w:val="13"/>
        </w:numPr>
        <w:spacing w:after="0"/>
        <w:rPr>
          <w:rFonts w:ascii="Arial" w:hAnsi="Arial" w:cs="Arial"/>
          <w:sz w:val="21"/>
          <w:szCs w:val="21"/>
        </w:rPr>
      </w:pPr>
      <w:r w:rsidRPr="00913480">
        <w:rPr>
          <w:rFonts w:ascii="Arial" w:hAnsi="Arial" w:cs="Arial"/>
          <w:sz w:val="21"/>
          <w:szCs w:val="21"/>
        </w:rPr>
        <w:t>S</w:t>
      </w:r>
      <w:r w:rsidRPr="00913480">
        <w:rPr>
          <w:rFonts w:ascii="Arial" w:hAnsi="Arial" w:cs="Arial" w:hint="eastAsia"/>
          <w:sz w:val="21"/>
          <w:szCs w:val="21"/>
        </w:rPr>
        <w:t xml:space="preserve">elect </w:t>
      </w:r>
      <w:r w:rsidRPr="00913480">
        <w:rPr>
          <w:rFonts w:ascii="Arial" w:hAnsi="Arial" w:cs="Arial"/>
          <w:sz w:val="21"/>
          <w:szCs w:val="21"/>
        </w:rPr>
        <w:t>“Diagram</w:t>
      </w:r>
      <w:r w:rsidRPr="00913480">
        <w:rPr>
          <w:rFonts w:ascii="Arial" w:hAnsi="Arial" w:cs="Arial" w:hint="eastAsia"/>
          <w:sz w:val="21"/>
          <w:szCs w:val="21"/>
        </w:rPr>
        <w:t>-[oShowInterfaceDlg1:1]</w:t>
      </w:r>
      <w:r w:rsidRPr="00913480">
        <w:rPr>
          <w:rFonts w:ascii="Arial" w:hAnsi="Arial" w:cs="Arial"/>
          <w:sz w:val="21"/>
          <w:szCs w:val="21"/>
        </w:rPr>
        <w:t>”</w:t>
      </w:r>
      <w:r w:rsidR="00F21A1A">
        <w:rPr>
          <w:rFonts w:ascii="Arial" w:hAnsi="Arial" w:cs="Arial" w:hint="eastAsia"/>
          <w:sz w:val="21"/>
          <w:szCs w:val="21"/>
        </w:rPr>
        <w:t xml:space="preserve"> in main combo box </w:t>
      </w:r>
      <w:r w:rsidRPr="00913480">
        <w:rPr>
          <w:rFonts w:ascii="Arial" w:hAnsi="Arial" w:cs="Arial" w:hint="eastAsia"/>
          <w:sz w:val="21"/>
          <w:szCs w:val="21"/>
        </w:rPr>
        <w:t xml:space="preserve">(sub combo box is unimplemented in this situation), then click </w:t>
      </w:r>
      <w:r w:rsidRPr="00913480">
        <w:rPr>
          <w:rFonts w:ascii="Arial" w:hAnsi="Arial" w:cs="Arial"/>
          <w:sz w:val="21"/>
          <w:szCs w:val="21"/>
        </w:rPr>
        <w:t>“</w:t>
      </w:r>
      <w:r w:rsidR="00BA2F1D">
        <w:rPr>
          <w:rFonts w:ascii="Arial" w:hAnsi="Arial" w:cs="Arial" w:hint="eastAsia"/>
          <w:sz w:val="21"/>
          <w:szCs w:val="21"/>
        </w:rPr>
        <w:t>R</w:t>
      </w:r>
      <w:r w:rsidRPr="00913480">
        <w:rPr>
          <w:rFonts w:ascii="Arial" w:hAnsi="Arial" w:cs="Arial" w:hint="eastAsia"/>
          <w:sz w:val="21"/>
          <w:szCs w:val="21"/>
        </w:rPr>
        <w:t>un</w:t>
      </w:r>
      <w:r w:rsidRPr="00913480">
        <w:rPr>
          <w:rFonts w:ascii="Arial" w:hAnsi="Arial" w:cs="Arial"/>
          <w:sz w:val="21"/>
          <w:szCs w:val="21"/>
        </w:rPr>
        <w:t>”</w:t>
      </w:r>
      <w:r w:rsidRPr="00913480">
        <w:rPr>
          <w:rFonts w:ascii="Arial" w:hAnsi="Arial" w:cs="Arial" w:hint="eastAsia"/>
          <w:sz w:val="21"/>
          <w:szCs w:val="21"/>
        </w:rPr>
        <w:t xml:space="preserve"> button; </w:t>
      </w:r>
      <w:r w:rsidR="00D26D6B" w:rsidRPr="001B068D">
        <w:rPr>
          <w:rFonts w:ascii="Arial" w:hAnsi="Arial" w:cs="Arial" w:hint="eastAsia"/>
          <w:sz w:val="21"/>
          <w:szCs w:val="21"/>
        </w:rPr>
        <w:t>[</w:t>
      </w:r>
      <w:r w:rsidR="00D26D6B" w:rsidRPr="001B068D">
        <w:rPr>
          <w:rFonts w:ascii="Arial" w:hAnsi="Arial" w:cs="Arial"/>
          <w:sz w:val="21"/>
          <w:szCs w:val="21"/>
        </w:rPr>
        <w:t>Sample for Mo</w:t>
      </w:r>
      <w:r w:rsidR="00D26D6B" w:rsidRPr="001B068D">
        <w:rPr>
          <w:rFonts w:ascii="Arial" w:hAnsi="Arial" w:cs="Arial" w:hint="eastAsia"/>
          <w:sz w:val="21"/>
          <w:szCs w:val="21"/>
        </w:rPr>
        <w:t xml:space="preserve">ld] </w:t>
      </w:r>
      <w:r w:rsidRPr="00913480">
        <w:rPr>
          <w:rFonts w:ascii="Arial" w:hAnsi="Arial" w:cs="Arial" w:hint="eastAsia"/>
          <w:sz w:val="21"/>
          <w:szCs w:val="21"/>
        </w:rPr>
        <w:t xml:space="preserve">will pop </w:t>
      </w:r>
      <w:r w:rsidRPr="00913480">
        <w:rPr>
          <w:rFonts w:ascii="Arial" w:hAnsi="Arial" w:cs="Arial"/>
          <w:sz w:val="21"/>
          <w:szCs w:val="21"/>
        </w:rPr>
        <w:t>“Diagram” interface</w:t>
      </w:r>
      <w:r w:rsidRPr="00913480"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Pr="00913480">
        <w:rPr>
          <w:rFonts w:ascii="Arial" w:hAnsi="Arial" w:cs="Arial" w:hint="eastAsia"/>
          <w:sz w:val="21"/>
          <w:szCs w:val="21"/>
        </w:rPr>
        <w:t>.</w:t>
      </w:r>
    </w:p>
    <w:p w:rsidR="005404B8" w:rsidRPr="000C2EEA" w:rsidRDefault="00D26D6B" w:rsidP="005404B8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65D76CD" wp14:editId="5F1AB090">
            <wp:extent cx="5486400" cy="4210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80" w:rsidRDefault="00F21A1A" w:rsidP="006F2711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B51CE9" wp14:editId="7D2304DC">
            <wp:extent cx="2981322" cy="2933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248" cy="29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1A" w:rsidRDefault="00F21A1A" w:rsidP="00F21A1A">
      <w:pPr>
        <w:spacing w:after="0"/>
        <w:rPr>
          <w:rFonts w:ascii="Arial" w:hAnsi="Arial" w:cs="Arial"/>
          <w:sz w:val="21"/>
          <w:szCs w:val="21"/>
        </w:rPr>
      </w:pPr>
    </w:p>
    <w:p w:rsidR="00883619" w:rsidRPr="00883619" w:rsidRDefault="00F21A1A" w:rsidP="00883619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“</w:t>
      </w:r>
      <w:r w:rsidRPr="00913480">
        <w:rPr>
          <w:rFonts w:ascii="Arial" w:hAnsi="Arial" w:cs="Arial"/>
          <w:sz w:val="21"/>
          <w:szCs w:val="21"/>
        </w:rPr>
        <w:t>My Favorite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, </w:t>
      </w:r>
      <w:r>
        <w:rPr>
          <w:rFonts w:ascii="Arial" w:hAnsi="Arial" w:cs="Arial"/>
          <w:sz w:val="21"/>
          <w:szCs w:val="21"/>
        </w:rPr>
        <w:t>“</w:t>
      </w:r>
      <w:r w:rsidRPr="00913480">
        <w:rPr>
          <w:rFonts w:ascii="Arial" w:hAnsi="Arial" w:cs="Arial"/>
          <w:sz w:val="21"/>
          <w:szCs w:val="21"/>
        </w:rPr>
        <w:t>History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, </w:t>
      </w:r>
      <w:r>
        <w:rPr>
          <w:rFonts w:ascii="Arial" w:hAnsi="Arial" w:cs="Arial"/>
          <w:sz w:val="21"/>
          <w:szCs w:val="21"/>
        </w:rPr>
        <w:t>“</w:t>
      </w:r>
      <w:r w:rsidRPr="00913480">
        <w:rPr>
          <w:rFonts w:ascii="Arial" w:hAnsi="Arial" w:cs="Arial"/>
          <w:sz w:val="21"/>
          <w:szCs w:val="21"/>
        </w:rPr>
        <w:t>Advanced Search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and </w:t>
      </w:r>
      <w:r>
        <w:rPr>
          <w:rFonts w:ascii="Arial" w:hAnsi="Arial" w:cs="Arial"/>
          <w:sz w:val="21"/>
          <w:szCs w:val="21"/>
        </w:rPr>
        <w:t>“</w:t>
      </w:r>
      <w:r w:rsidRPr="00913480">
        <w:rPr>
          <w:rFonts w:ascii="Arial" w:hAnsi="Arial" w:cs="Arial"/>
          <w:sz w:val="21"/>
          <w:szCs w:val="21"/>
        </w:rPr>
        <w:t>Part Name Directory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will start corresponding interface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27036E">
        <w:rPr>
          <w:rFonts w:ascii="Arial" w:hAnsi="Arial" w:cs="Arial" w:hint="eastAsia"/>
          <w:sz w:val="21"/>
          <w:szCs w:val="21"/>
        </w:rPr>
        <w:t>with</w:t>
      </w:r>
      <w:r>
        <w:rPr>
          <w:rFonts w:ascii="Arial" w:hAnsi="Arial" w:cs="Arial" w:hint="eastAsia"/>
          <w:sz w:val="21"/>
          <w:szCs w:val="21"/>
        </w:rPr>
        <w:t xml:space="preserve"> the same workflow.</w:t>
      </w:r>
    </w:p>
    <w:p w:rsidR="00B22505" w:rsidRDefault="00B22505" w:rsidP="00F21A1A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</w:p>
    <w:p w:rsidR="00B22505" w:rsidRPr="00314803" w:rsidRDefault="00B22505" w:rsidP="00314803">
      <w:pPr>
        <w:pStyle w:val="a8"/>
        <w:numPr>
          <w:ilvl w:val="0"/>
          <w:numId w:val="19"/>
        </w:numPr>
        <w:spacing w:after="0"/>
        <w:rPr>
          <w:rFonts w:ascii="Arial" w:hAnsi="Arial" w:cs="Arial"/>
          <w:b/>
          <w:bCs/>
          <w:sz w:val="21"/>
          <w:szCs w:val="21"/>
        </w:rPr>
      </w:pPr>
      <w:r w:rsidRPr="00314803">
        <w:rPr>
          <w:rFonts w:ascii="Arial" w:hAnsi="Arial" w:cs="Arial" w:hint="eastAsia"/>
          <w:b/>
          <w:bCs/>
          <w:sz w:val="21"/>
          <w:szCs w:val="21"/>
        </w:rPr>
        <w:t>Setting</w:t>
      </w:r>
      <w:r w:rsidR="00314803">
        <w:rPr>
          <w:rFonts w:ascii="Arial" w:hAnsi="Arial" w:cs="Arial" w:hint="eastAsia"/>
          <w:b/>
          <w:bCs/>
          <w:sz w:val="21"/>
          <w:szCs w:val="21"/>
        </w:rPr>
        <w:t>:</w:t>
      </w:r>
    </w:p>
    <w:p w:rsidR="00B22505" w:rsidRDefault="00B22505" w:rsidP="00B22505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Setting </w:t>
      </w:r>
      <w:r w:rsidRPr="00B22505">
        <w:rPr>
          <w:rFonts w:ascii="Arial" w:hAnsi="Arial" w:cs="Arial" w:hint="eastAsia"/>
          <w:sz w:val="21"/>
          <w:szCs w:val="21"/>
        </w:rPr>
        <w:t xml:space="preserve">includes </w:t>
      </w:r>
      <w:r w:rsidRPr="00B22505"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Config</w:t>
      </w:r>
      <w:r w:rsidRPr="00B22505">
        <w:rPr>
          <w:rFonts w:ascii="Arial" w:hAnsi="Arial" w:cs="Arial"/>
          <w:sz w:val="21"/>
          <w:szCs w:val="21"/>
        </w:rPr>
        <w:t>”</w:t>
      </w:r>
      <w:r w:rsidRPr="00B22505">
        <w:rPr>
          <w:rFonts w:ascii="Arial" w:hAnsi="Arial" w:cs="Arial" w:hint="eastAsia"/>
          <w:sz w:val="21"/>
          <w:szCs w:val="21"/>
        </w:rPr>
        <w:t xml:space="preserve">,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Help</w:t>
      </w:r>
      <w:r w:rsidRPr="00B22505"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>.</w:t>
      </w:r>
    </w:p>
    <w:p w:rsidR="00B22505" w:rsidRDefault="00B22505" w:rsidP="00B22505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B22505">
        <w:rPr>
          <w:rFonts w:ascii="Arial" w:hAnsi="Arial" w:cs="Arial"/>
          <w:sz w:val="21"/>
          <w:szCs w:val="21"/>
        </w:rPr>
        <w:t>T</w:t>
      </w:r>
      <w:r w:rsidRPr="00B22505">
        <w:rPr>
          <w:rFonts w:ascii="Arial" w:hAnsi="Arial" w:cs="Arial" w:hint="eastAsia"/>
          <w:sz w:val="21"/>
          <w:szCs w:val="21"/>
        </w:rPr>
        <w:t xml:space="preserve">ake </w:t>
      </w:r>
      <w:r>
        <w:rPr>
          <w:rFonts w:ascii="Arial" w:hAnsi="Arial" w:cs="Arial" w:hint="eastAsia"/>
          <w:sz w:val="21"/>
          <w:szCs w:val="21"/>
        </w:rPr>
        <w:t xml:space="preserve">language setting </w:t>
      </w:r>
      <w:r w:rsidR="00CE71B6">
        <w:rPr>
          <w:rFonts w:ascii="Arial" w:hAnsi="Arial" w:cs="Arial" w:hint="eastAsia"/>
          <w:sz w:val="21"/>
          <w:szCs w:val="21"/>
        </w:rPr>
        <w:t xml:space="preserve">as an example </w:t>
      </w:r>
      <w:r w:rsidRPr="00B22505">
        <w:rPr>
          <w:rFonts w:ascii="Arial" w:hAnsi="Arial" w:cs="Arial" w:hint="eastAsia"/>
          <w:sz w:val="21"/>
          <w:szCs w:val="21"/>
        </w:rPr>
        <w:t>to introduce how to start</w:t>
      </w:r>
      <w:r w:rsidR="00CE71B6">
        <w:rPr>
          <w:rFonts w:ascii="Arial" w:hAnsi="Arial" w:cs="Arial" w:hint="eastAsia"/>
          <w:sz w:val="21"/>
          <w:szCs w:val="21"/>
        </w:rPr>
        <w:t xml:space="preserve"> the</w:t>
      </w:r>
      <w:r w:rsidRPr="00B22505">
        <w:rPr>
          <w:rFonts w:ascii="Arial" w:hAnsi="Arial" w:cs="Arial" w:hint="eastAsia"/>
          <w:sz w:val="21"/>
          <w:szCs w:val="21"/>
        </w:rPr>
        <w:t xml:space="preserve"> corresponding interface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Pr="00B22505">
        <w:rPr>
          <w:rFonts w:ascii="Arial" w:hAnsi="Arial" w:cs="Arial" w:hint="eastAsia"/>
          <w:sz w:val="21"/>
          <w:szCs w:val="21"/>
        </w:rPr>
        <w:t>.</w:t>
      </w:r>
    </w:p>
    <w:p w:rsidR="00B22505" w:rsidRDefault="00B22505" w:rsidP="00BA2F1D">
      <w:pPr>
        <w:pStyle w:val="a8"/>
        <w:numPr>
          <w:ilvl w:val="0"/>
          <w:numId w:val="14"/>
        </w:numPr>
        <w:spacing w:after="0"/>
        <w:rPr>
          <w:rFonts w:ascii="Arial" w:hAnsi="Arial" w:cs="Arial"/>
          <w:sz w:val="21"/>
          <w:szCs w:val="21"/>
        </w:rPr>
      </w:pPr>
      <w:r w:rsidRPr="00913480">
        <w:rPr>
          <w:rFonts w:ascii="Arial" w:hAnsi="Arial" w:cs="Arial"/>
          <w:sz w:val="21"/>
          <w:szCs w:val="21"/>
        </w:rPr>
        <w:t>S</w:t>
      </w:r>
      <w:r w:rsidRPr="00913480">
        <w:rPr>
          <w:rFonts w:ascii="Arial" w:hAnsi="Arial" w:cs="Arial" w:hint="eastAsia"/>
          <w:sz w:val="21"/>
          <w:szCs w:val="21"/>
        </w:rPr>
        <w:t xml:space="preserve">elect </w:t>
      </w:r>
      <w:r w:rsidRPr="00913480">
        <w:rPr>
          <w:rFonts w:ascii="Arial" w:hAnsi="Arial" w:cs="Arial"/>
          <w:sz w:val="21"/>
          <w:szCs w:val="21"/>
        </w:rPr>
        <w:t>“</w:t>
      </w:r>
      <w:r w:rsidR="006F2711">
        <w:rPr>
          <w:rFonts w:ascii="Arial" w:hAnsi="Arial" w:cs="Arial" w:hint="eastAsia"/>
          <w:sz w:val="21"/>
          <w:szCs w:val="21"/>
        </w:rPr>
        <w:t>Config</w:t>
      </w:r>
      <w:r w:rsidRPr="00913480">
        <w:rPr>
          <w:rFonts w:ascii="Arial" w:hAnsi="Arial" w:cs="Arial"/>
          <w:sz w:val="21"/>
          <w:szCs w:val="21"/>
        </w:rPr>
        <w:t>”</w:t>
      </w:r>
      <w:r w:rsidR="006F2711">
        <w:rPr>
          <w:rFonts w:ascii="Arial" w:hAnsi="Arial" w:cs="Arial" w:hint="eastAsia"/>
          <w:sz w:val="21"/>
          <w:szCs w:val="21"/>
        </w:rPr>
        <w:t xml:space="preserve"> in main combo box; select </w:t>
      </w:r>
      <w:r w:rsidR="006F2711">
        <w:rPr>
          <w:rFonts w:ascii="Arial" w:hAnsi="Arial" w:cs="Arial"/>
          <w:sz w:val="21"/>
          <w:szCs w:val="21"/>
        </w:rPr>
        <w:t>“</w:t>
      </w:r>
      <w:r w:rsidR="006F2711" w:rsidRPr="006F2711">
        <w:rPr>
          <w:rFonts w:ascii="Arial" w:hAnsi="Arial" w:cs="Arial"/>
          <w:sz w:val="21"/>
          <w:szCs w:val="21"/>
        </w:rPr>
        <w:t>Region_Language_Material Standard</w:t>
      </w:r>
      <w:r w:rsidR="006F2711">
        <w:rPr>
          <w:rFonts w:ascii="Arial" w:hAnsi="Arial" w:cs="Arial" w:hint="eastAsia"/>
          <w:sz w:val="21"/>
          <w:szCs w:val="21"/>
        </w:rPr>
        <w:t>- [oShowDlg_Menu_Mold_Jap:0]</w:t>
      </w:r>
      <w:r w:rsidR="006F2711">
        <w:rPr>
          <w:rFonts w:ascii="Arial" w:hAnsi="Arial" w:cs="Arial"/>
          <w:sz w:val="21"/>
          <w:szCs w:val="21"/>
        </w:rPr>
        <w:t>”</w:t>
      </w:r>
      <w:r w:rsidR="006F2711">
        <w:rPr>
          <w:rFonts w:ascii="Arial" w:hAnsi="Arial" w:cs="Arial" w:hint="eastAsia"/>
          <w:sz w:val="21"/>
          <w:szCs w:val="21"/>
        </w:rPr>
        <w:t xml:space="preserve"> in </w:t>
      </w:r>
      <w:r w:rsidRPr="00913480">
        <w:rPr>
          <w:rFonts w:ascii="Arial" w:hAnsi="Arial" w:cs="Arial" w:hint="eastAsia"/>
          <w:sz w:val="21"/>
          <w:szCs w:val="21"/>
        </w:rPr>
        <w:t>sub combo box</w:t>
      </w:r>
      <w:r w:rsidR="006F2711">
        <w:rPr>
          <w:rFonts w:ascii="Arial" w:hAnsi="Arial" w:cs="Arial" w:hint="eastAsia"/>
          <w:sz w:val="21"/>
          <w:szCs w:val="21"/>
        </w:rPr>
        <w:t>;</w:t>
      </w:r>
      <w:r w:rsidRPr="00913480">
        <w:rPr>
          <w:rFonts w:ascii="Arial" w:hAnsi="Arial" w:cs="Arial" w:hint="eastAsia"/>
          <w:sz w:val="21"/>
          <w:szCs w:val="21"/>
        </w:rPr>
        <w:t xml:space="preserve"> then click </w:t>
      </w:r>
      <w:r w:rsidRPr="00913480">
        <w:rPr>
          <w:rFonts w:ascii="Arial" w:hAnsi="Arial" w:cs="Arial"/>
          <w:sz w:val="21"/>
          <w:szCs w:val="21"/>
        </w:rPr>
        <w:t>“</w:t>
      </w:r>
      <w:r w:rsidR="00BA2F1D">
        <w:rPr>
          <w:rFonts w:ascii="Arial" w:hAnsi="Arial" w:cs="Arial" w:hint="eastAsia"/>
          <w:sz w:val="21"/>
          <w:szCs w:val="21"/>
        </w:rPr>
        <w:t>R</w:t>
      </w:r>
      <w:r w:rsidRPr="00913480">
        <w:rPr>
          <w:rFonts w:ascii="Arial" w:hAnsi="Arial" w:cs="Arial" w:hint="eastAsia"/>
          <w:sz w:val="21"/>
          <w:szCs w:val="21"/>
        </w:rPr>
        <w:t>un</w:t>
      </w:r>
      <w:r w:rsidRPr="00913480">
        <w:rPr>
          <w:rFonts w:ascii="Arial" w:hAnsi="Arial" w:cs="Arial"/>
          <w:sz w:val="21"/>
          <w:szCs w:val="21"/>
        </w:rPr>
        <w:t>”</w:t>
      </w:r>
      <w:r w:rsidRPr="00913480">
        <w:rPr>
          <w:rFonts w:ascii="Arial" w:hAnsi="Arial" w:cs="Arial" w:hint="eastAsia"/>
          <w:sz w:val="21"/>
          <w:szCs w:val="21"/>
        </w:rPr>
        <w:t xml:space="preserve"> button; </w:t>
      </w:r>
      <w:r w:rsidR="00D26D6B" w:rsidRPr="001B068D">
        <w:rPr>
          <w:rFonts w:ascii="Arial" w:hAnsi="Arial" w:cs="Arial" w:hint="eastAsia"/>
          <w:sz w:val="21"/>
          <w:szCs w:val="21"/>
        </w:rPr>
        <w:t>[</w:t>
      </w:r>
      <w:r w:rsidR="00D26D6B" w:rsidRPr="001B068D">
        <w:rPr>
          <w:rFonts w:ascii="Arial" w:hAnsi="Arial" w:cs="Arial"/>
          <w:sz w:val="21"/>
          <w:szCs w:val="21"/>
        </w:rPr>
        <w:t>Sample for Mo</w:t>
      </w:r>
      <w:r w:rsidR="00D26D6B" w:rsidRPr="001B068D">
        <w:rPr>
          <w:rFonts w:ascii="Arial" w:hAnsi="Arial" w:cs="Arial" w:hint="eastAsia"/>
          <w:sz w:val="21"/>
          <w:szCs w:val="21"/>
        </w:rPr>
        <w:t xml:space="preserve">ld] </w:t>
      </w:r>
      <w:r w:rsidRPr="00913480">
        <w:rPr>
          <w:rFonts w:ascii="Arial" w:hAnsi="Arial" w:cs="Arial" w:hint="eastAsia"/>
          <w:sz w:val="21"/>
          <w:szCs w:val="21"/>
        </w:rPr>
        <w:t xml:space="preserve">will pop </w:t>
      </w:r>
      <w:r w:rsidRPr="00913480">
        <w:rPr>
          <w:rFonts w:ascii="Arial" w:hAnsi="Arial" w:cs="Arial"/>
          <w:sz w:val="21"/>
          <w:szCs w:val="21"/>
        </w:rPr>
        <w:t>“</w:t>
      </w:r>
      <w:r w:rsidR="006F2711" w:rsidRPr="006F2711">
        <w:rPr>
          <w:rFonts w:ascii="Arial" w:hAnsi="Arial" w:cs="Arial"/>
          <w:sz w:val="21"/>
          <w:szCs w:val="21"/>
        </w:rPr>
        <w:t>Region_Language_Material Standard</w:t>
      </w:r>
      <w:r w:rsidRPr="00913480">
        <w:rPr>
          <w:rFonts w:ascii="Arial" w:hAnsi="Arial" w:cs="Arial"/>
          <w:sz w:val="21"/>
          <w:szCs w:val="21"/>
        </w:rPr>
        <w:t xml:space="preserve">” </w:t>
      </w:r>
      <w:r w:rsidR="006F2711">
        <w:rPr>
          <w:rFonts w:ascii="Arial" w:hAnsi="Arial" w:cs="Arial" w:hint="eastAsia"/>
          <w:sz w:val="21"/>
          <w:szCs w:val="21"/>
        </w:rPr>
        <w:t xml:space="preserve">setting </w:t>
      </w:r>
      <w:r w:rsidRPr="00913480">
        <w:rPr>
          <w:rFonts w:ascii="Arial" w:hAnsi="Arial" w:cs="Arial"/>
          <w:sz w:val="21"/>
          <w:szCs w:val="21"/>
        </w:rPr>
        <w:t>interface</w:t>
      </w:r>
      <w:r w:rsidRPr="00913480"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Pr="00913480">
        <w:rPr>
          <w:rFonts w:ascii="Arial" w:hAnsi="Arial" w:cs="Arial" w:hint="eastAsia"/>
          <w:sz w:val="21"/>
          <w:szCs w:val="21"/>
        </w:rPr>
        <w:t>.</w:t>
      </w:r>
    </w:p>
    <w:p w:rsidR="00D26D6B" w:rsidRPr="00D26D6B" w:rsidRDefault="00D26D6B" w:rsidP="00D26D6B">
      <w:pPr>
        <w:spacing w:after="0"/>
        <w:ind w:left="360"/>
        <w:rPr>
          <w:rFonts w:ascii="Arial" w:hAnsi="Arial" w:cs="Arial"/>
          <w:sz w:val="21"/>
          <w:szCs w:val="21"/>
        </w:rPr>
      </w:pPr>
    </w:p>
    <w:p w:rsidR="000C2EEA" w:rsidRPr="000C2EEA" w:rsidRDefault="00D26D6B" w:rsidP="00883619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AF45C8F" wp14:editId="0C06A52E">
            <wp:extent cx="5486400" cy="4146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11" w:rsidRDefault="006F2711" w:rsidP="006F2711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6F2711" w:rsidRDefault="006F2711" w:rsidP="00314803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993DD5" wp14:editId="00E5D712">
            <wp:extent cx="2192815" cy="20573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7089" cy="20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03" w:rsidRPr="00314803" w:rsidRDefault="00314803" w:rsidP="00314803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B22505" w:rsidRDefault="006F2711" w:rsidP="00314803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 xml:space="preserve">Other settings will start </w:t>
      </w:r>
      <w:r w:rsidR="00CE71B6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 xml:space="preserve">corresponding interface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27036E">
        <w:rPr>
          <w:rFonts w:ascii="Arial" w:hAnsi="Arial" w:cs="Arial" w:hint="eastAsia"/>
          <w:sz w:val="21"/>
          <w:szCs w:val="21"/>
        </w:rPr>
        <w:t>with</w:t>
      </w:r>
      <w:r>
        <w:rPr>
          <w:rFonts w:ascii="Arial" w:hAnsi="Arial" w:cs="Arial" w:hint="eastAsia"/>
          <w:sz w:val="21"/>
          <w:szCs w:val="21"/>
        </w:rPr>
        <w:t xml:space="preserve"> the same workflow.</w:t>
      </w:r>
    </w:p>
    <w:p w:rsidR="00883619" w:rsidRPr="00314803" w:rsidRDefault="00883619" w:rsidP="00314803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</w:p>
    <w:p w:rsidR="00BA2F1D" w:rsidRPr="00314803" w:rsidRDefault="006F2711" w:rsidP="00314803">
      <w:pPr>
        <w:pStyle w:val="a8"/>
        <w:numPr>
          <w:ilvl w:val="0"/>
          <w:numId w:val="5"/>
        </w:numPr>
        <w:spacing w:after="0"/>
        <w:rPr>
          <w:rFonts w:ascii="Arial" w:hAnsi="Arial" w:cs="Arial"/>
          <w:b/>
          <w:bCs/>
          <w:sz w:val="21"/>
          <w:szCs w:val="21"/>
        </w:rPr>
      </w:pPr>
      <w:r w:rsidRPr="00314803">
        <w:rPr>
          <w:rFonts w:ascii="Arial" w:hAnsi="Arial" w:cs="Arial" w:hint="eastAsia"/>
          <w:b/>
          <w:bCs/>
          <w:sz w:val="21"/>
          <w:szCs w:val="21"/>
        </w:rPr>
        <w:t>Modify</w:t>
      </w:r>
    </w:p>
    <w:p w:rsidR="00BA2F1D" w:rsidRDefault="006F2711" w:rsidP="00BA2F1D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BA2F1D">
        <w:rPr>
          <w:rFonts w:ascii="Arial" w:hAnsi="Arial" w:cs="Arial" w:hint="eastAsia"/>
          <w:sz w:val="21"/>
          <w:szCs w:val="21"/>
        </w:rPr>
        <w:t xml:space="preserve">User input </w:t>
      </w:r>
      <w:r w:rsidRPr="00BA2F1D">
        <w:rPr>
          <w:rFonts w:ascii="Arial" w:hAnsi="Arial" w:cs="Arial"/>
          <w:sz w:val="21"/>
          <w:szCs w:val="21"/>
        </w:rPr>
        <w:t>“</w:t>
      </w:r>
      <w:r w:rsidRPr="00BA2F1D">
        <w:rPr>
          <w:rFonts w:ascii="Arial" w:hAnsi="Arial" w:cs="Arial" w:hint="eastAsia"/>
          <w:sz w:val="21"/>
          <w:szCs w:val="21"/>
        </w:rPr>
        <w:t>modify string</w:t>
      </w:r>
      <w:r w:rsidRPr="00BA2F1D">
        <w:rPr>
          <w:rFonts w:ascii="Arial" w:hAnsi="Arial" w:cs="Arial"/>
          <w:sz w:val="21"/>
          <w:szCs w:val="21"/>
        </w:rPr>
        <w:t>”</w:t>
      </w:r>
      <w:r w:rsidR="0027036E">
        <w:rPr>
          <w:rFonts w:ascii="Arial" w:hAnsi="Arial" w:cs="Arial" w:hint="eastAsia"/>
          <w:sz w:val="21"/>
          <w:szCs w:val="21"/>
        </w:rPr>
        <w:t xml:space="preserve"> for the</w:t>
      </w:r>
      <w:r w:rsidRPr="00BA2F1D">
        <w:rPr>
          <w:rFonts w:ascii="Arial" w:hAnsi="Arial" w:cs="Arial" w:hint="eastAsia"/>
          <w:sz w:val="21"/>
          <w:szCs w:val="21"/>
        </w:rPr>
        <w:t xml:space="preserve"> specific model in </w:t>
      </w:r>
      <w:r w:rsidRPr="00BA2F1D">
        <w:rPr>
          <w:rFonts w:ascii="Arial" w:hAnsi="Arial" w:cs="Arial"/>
          <w:sz w:val="21"/>
          <w:szCs w:val="21"/>
        </w:rPr>
        <w:t>“</w:t>
      </w:r>
      <w:r w:rsidRPr="00BA2F1D">
        <w:rPr>
          <w:rFonts w:ascii="Arial" w:hAnsi="Arial" w:cs="Arial" w:hint="eastAsia"/>
          <w:sz w:val="21"/>
          <w:szCs w:val="21"/>
        </w:rPr>
        <w:t>Modify String</w:t>
      </w:r>
      <w:r w:rsidRPr="00BA2F1D">
        <w:rPr>
          <w:rFonts w:ascii="Arial" w:hAnsi="Arial" w:cs="Arial"/>
          <w:sz w:val="21"/>
          <w:szCs w:val="21"/>
        </w:rPr>
        <w:t>”</w:t>
      </w:r>
      <w:r w:rsidRPr="00BA2F1D">
        <w:rPr>
          <w:rFonts w:ascii="Arial" w:hAnsi="Arial" w:cs="Arial" w:hint="eastAsia"/>
          <w:sz w:val="21"/>
          <w:szCs w:val="21"/>
        </w:rPr>
        <w:t xml:space="preserve"> edit box, </w:t>
      </w:r>
      <w:r w:rsidRPr="00BA2F1D">
        <w:rPr>
          <w:rFonts w:ascii="Arial" w:hAnsi="Arial" w:cs="Arial"/>
          <w:sz w:val="21"/>
          <w:szCs w:val="21"/>
        </w:rPr>
        <w:t>then</w:t>
      </w:r>
      <w:r w:rsidRPr="00BA2F1D">
        <w:rPr>
          <w:rFonts w:ascii="Arial" w:hAnsi="Arial" w:cs="Arial" w:hint="eastAsia"/>
          <w:sz w:val="21"/>
          <w:szCs w:val="21"/>
        </w:rPr>
        <w:t xml:space="preserve"> click </w:t>
      </w:r>
      <w:r w:rsidRPr="00BA2F1D">
        <w:rPr>
          <w:rFonts w:ascii="Arial" w:hAnsi="Arial" w:cs="Arial"/>
          <w:sz w:val="21"/>
          <w:szCs w:val="21"/>
        </w:rPr>
        <w:t>“</w:t>
      </w:r>
      <w:r w:rsidRPr="00BA2F1D">
        <w:rPr>
          <w:rFonts w:ascii="Arial" w:hAnsi="Arial" w:cs="Arial" w:hint="eastAsia"/>
          <w:sz w:val="21"/>
          <w:szCs w:val="21"/>
        </w:rPr>
        <w:t>Modify</w:t>
      </w:r>
      <w:r w:rsidRPr="00BA2F1D">
        <w:rPr>
          <w:rFonts w:ascii="Arial" w:hAnsi="Arial" w:cs="Arial"/>
          <w:sz w:val="21"/>
          <w:szCs w:val="21"/>
        </w:rPr>
        <w:t>”</w:t>
      </w:r>
      <w:r w:rsidR="00BA2F1D" w:rsidRPr="00BA2F1D">
        <w:rPr>
          <w:rFonts w:ascii="Arial" w:hAnsi="Arial" w:cs="Arial" w:hint="eastAsia"/>
          <w:sz w:val="21"/>
          <w:szCs w:val="21"/>
        </w:rPr>
        <w:t xml:space="preserve"> button; </w:t>
      </w:r>
      <w:r w:rsidR="0027036E" w:rsidRPr="001B068D">
        <w:rPr>
          <w:rFonts w:ascii="Arial" w:hAnsi="Arial" w:cs="Arial" w:hint="eastAsia"/>
          <w:sz w:val="21"/>
          <w:szCs w:val="21"/>
        </w:rPr>
        <w:t>[</w:t>
      </w:r>
      <w:r w:rsidR="0027036E" w:rsidRPr="001B068D">
        <w:rPr>
          <w:rFonts w:ascii="Arial" w:hAnsi="Arial" w:cs="Arial"/>
          <w:sz w:val="21"/>
          <w:szCs w:val="21"/>
        </w:rPr>
        <w:t>Sample for Mo</w:t>
      </w:r>
      <w:r w:rsidR="0027036E" w:rsidRPr="001B068D">
        <w:rPr>
          <w:rFonts w:ascii="Arial" w:hAnsi="Arial" w:cs="Arial" w:hint="eastAsia"/>
          <w:sz w:val="21"/>
          <w:szCs w:val="21"/>
        </w:rPr>
        <w:t xml:space="preserve">ld] </w:t>
      </w:r>
      <w:r w:rsidR="00BA2F1D" w:rsidRPr="00BA2F1D">
        <w:rPr>
          <w:rFonts w:ascii="Arial" w:hAnsi="Arial" w:cs="Arial" w:hint="eastAsia"/>
          <w:sz w:val="21"/>
          <w:szCs w:val="21"/>
        </w:rPr>
        <w:t xml:space="preserve">will pop </w:t>
      </w:r>
      <w:r w:rsidR="0027036E">
        <w:rPr>
          <w:rFonts w:ascii="Arial" w:hAnsi="Arial" w:cs="Arial" w:hint="eastAsia"/>
          <w:sz w:val="21"/>
          <w:szCs w:val="21"/>
        </w:rPr>
        <w:t>the third-</w:t>
      </w:r>
      <w:r w:rsidR="00BA2F1D">
        <w:rPr>
          <w:rFonts w:ascii="Arial" w:hAnsi="Arial" w:cs="Arial" w:hint="eastAsia"/>
          <w:sz w:val="21"/>
          <w:szCs w:val="21"/>
        </w:rPr>
        <w:t>class</w:t>
      </w:r>
      <w:r w:rsidR="00BA2F1D" w:rsidRPr="00BA2F1D">
        <w:rPr>
          <w:rFonts w:ascii="Arial" w:hAnsi="Arial" w:cs="Arial"/>
          <w:sz w:val="21"/>
          <w:szCs w:val="21"/>
        </w:rPr>
        <w:t xml:space="preserve"> interface</w:t>
      </w:r>
      <w:r w:rsidR="00BA2F1D" w:rsidRPr="00BA2F1D"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27036E">
        <w:rPr>
          <w:rFonts w:ascii="Arial" w:hAnsi="Arial" w:cs="Arial" w:hint="eastAsia"/>
          <w:sz w:val="21"/>
          <w:szCs w:val="21"/>
        </w:rPr>
        <w:t xml:space="preserve"> for this </w:t>
      </w:r>
      <w:r w:rsidR="00BA2F1D">
        <w:rPr>
          <w:rFonts w:ascii="Arial" w:hAnsi="Arial" w:cs="Arial" w:hint="eastAsia"/>
          <w:sz w:val="21"/>
          <w:szCs w:val="21"/>
        </w:rPr>
        <w:t>model.</w:t>
      </w:r>
    </w:p>
    <w:p w:rsidR="006F2711" w:rsidRDefault="00BA2F1D" w:rsidP="00F10921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B22505">
        <w:rPr>
          <w:rFonts w:ascii="Arial" w:hAnsi="Arial" w:cs="Arial"/>
          <w:sz w:val="21"/>
          <w:szCs w:val="21"/>
        </w:rPr>
        <w:t>T</w:t>
      </w:r>
      <w:r w:rsidR="0027036E">
        <w:rPr>
          <w:rFonts w:ascii="Arial" w:hAnsi="Arial" w:cs="Arial" w:hint="eastAsia"/>
          <w:sz w:val="21"/>
          <w:szCs w:val="21"/>
        </w:rPr>
        <w:t xml:space="preserve">ake the </w:t>
      </w:r>
      <w:r>
        <w:rPr>
          <w:rFonts w:ascii="Arial" w:hAnsi="Arial" w:cs="Arial" w:hint="eastAsia"/>
          <w:sz w:val="21"/>
          <w:szCs w:val="21"/>
        </w:rPr>
        <w:t xml:space="preserve">imported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Straight ejector pins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-&gt;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Extra precision straight ejector pins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27036E">
        <w:rPr>
          <w:rFonts w:ascii="Arial" w:hAnsi="Arial" w:cs="Arial" w:hint="eastAsia"/>
          <w:sz w:val="21"/>
          <w:szCs w:val="21"/>
        </w:rPr>
        <w:t>above as an example</w:t>
      </w:r>
      <w:r>
        <w:rPr>
          <w:rFonts w:ascii="Arial" w:hAnsi="Arial" w:cs="Arial" w:hint="eastAsia"/>
          <w:sz w:val="21"/>
          <w:szCs w:val="21"/>
        </w:rPr>
        <w:t>,</w:t>
      </w:r>
      <w:r w:rsidRPr="00B22505">
        <w:rPr>
          <w:rFonts w:ascii="Arial" w:hAnsi="Arial" w:cs="Arial" w:hint="eastAsia"/>
          <w:sz w:val="21"/>
          <w:szCs w:val="21"/>
        </w:rPr>
        <w:t xml:space="preserve"> </w:t>
      </w:r>
      <w:r w:rsidR="0027036E">
        <w:rPr>
          <w:rFonts w:ascii="Arial" w:hAnsi="Arial" w:cs="Arial" w:hint="eastAsia"/>
          <w:sz w:val="21"/>
          <w:szCs w:val="21"/>
        </w:rPr>
        <w:t>the corresponding third-</w:t>
      </w:r>
      <w:r>
        <w:rPr>
          <w:rFonts w:ascii="Arial" w:hAnsi="Arial" w:cs="Arial" w:hint="eastAsia"/>
          <w:sz w:val="21"/>
          <w:szCs w:val="21"/>
        </w:rPr>
        <w:t>class</w:t>
      </w:r>
      <w:r w:rsidRPr="00BA2F1D">
        <w:rPr>
          <w:rFonts w:ascii="Arial" w:hAnsi="Arial" w:cs="Arial"/>
          <w:sz w:val="21"/>
          <w:szCs w:val="21"/>
        </w:rPr>
        <w:t xml:space="preserve"> interface</w:t>
      </w:r>
      <w:r w:rsidRPr="00BA2F1D">
        <w:rPr>
          <w:rFonts w:ascii="Arial" w:hAnsi="Arial" w:cs="Arial" w:hint="eastAsia"/>
          <w:sz w:val="21"/>
          <w:szCs w:val="21"/>
        </w:rPr>
        <w:t xml:space="preserve"> </w:t>
      </w:r>
      <w:r w:rsidRPr="00B22505">
        <w:rPr>
          <w:rFonts w:ascii="Arial" w:hAnsi="Arial" w:cs="Arial" w:hint="eastAsia"/>
          <w:sz w:val="21"/>
          <w:szCs w:val="21"/>
        </w:rPr>
        <w:t xml:space="preserve">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F10921">
        <w:rPr>
          <w:rFonts w:ascii="Arial" w:hAnsi="Arial" w:cs="Arial" w:hint="eastAsia"/>
          <w:sz w:val="21"/>
          <w:szCs w:val="21"/>
        </w:rPr>
        <w:t xml:space="preserve"> </w:t>
      </w:r>
      <w:r w:rsidR="0027036E">
        <w:rPr>
          <w:rFonts w:ascii="Arial" w:hAnsi="Arial" w:cs="Arial" w:hint="eastAsia"/>
          <w:sz w:val="21"/>
          <w:szCs w:val="21"/>
        </w:rPr>
        <w:t xml:space="preserve">is </w:t>
      </w:r>
      <w:r w:rsidR="00F10921">
        <w:rPr>
          <w:rFonts w:ascii="Arial" w:hAnsi="Arial" w:cs="Arial" w:hint="eastAsia"/>
          <w:sz w:val="21"/>
          <w:szCs w:val="21"/>
        </w:rPr>
        <w:t>as following:</w:t>
      </w:r>
    </w:p>
    <w:p w:rsidR="00F10921" w:rsidRPr="00883619" w:rsidRDefault="00BB2A01" w:rsidP="0027036E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1225F9" wp14:editId="488B5F06">
            <wp:extent cx="5486400" cy="5899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0921" w:rsidRDefault="00F10921" w:rsidP="00883619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8FE8062" wp14:editId="06900F24">
            <wp:extent cx="3698508" cy="33980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2076" cy="34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21" w:rsidRDefault="00F10921" w:rsidP="00883619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User can </w:t>
      </w:r>
      <w:r>
        <w:rPr>
          <w:rFonts w:ascii="Arial" w:hAnsi="Arial" w:cs="Arial"/>
          <w:sz w:val="21"/>
          <w:szCs w:val="21"/>
        </w:rPr>
        <w:t>switch</w:t>
      </w:r>
      <w:r w:rsidR="0027036E">
        <w:rPr>
          <w:rFonts w:ascii="Arial" w:hAnsi="Arial" w:cs="Arial" w:hint="eastAsia"/>
          <w:sz w:val="21"/>
          <w:szCs w:val="21"/>
        </w:rPr>
        <w:t xml:space="preserve"> model size in this</w:t>
      </w:r>
      <w:r>
        <w:rPr>
          <w:rFonts w:ascii="Arial" w:hAnsi="Arial" w:cs="Arial" w:hint="eastAsia"/>
          <w:sz w:val="21"/>
          <w:szCs w:val="21"/>
        </w:rPr>
        <w:t xml:space="preserve"> third class interface; click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CAD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to regenerate new model.</w:t>
      </w:r>
    </w:p>
    <w:p w:rsidR="0091010B" w:rsidRDefault="0091010B" w:rsidP="00883619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</w:p>
    <w:p w:rsidR="00F10921" w:rsidRPr="00314803" w:rsidRDefault="00F10921" w:rsidP="00314803">
      <w:pPr>
        <w:pStyle w:val="a8"/>
        <w:numPr>
          <w:ilvl w:val="0"/>
          <w:numId w:val="5"/>
        </w:numPr>
        <w:spacing w:after="0"/>
        <w:rPr>
          <w:rFonts w:ascii="Arial" w:hAnsi="Arial" w:cs="Arial"/>
          <w:b/>
          <w:bCs/>
          <w:sz w:val="21"/>
          <w:szCs w:val="21"/>
        </w:rPr>
      </w:pPr>
      <w:r w:rsidRPr="00314803">
        <w:rPr>
          <w:rFonts w:ascii="Arial" w:hAnsi="Arial" w:cs="Arial" w:hint="eastAsia"/>
          <w:b/>
          <w:bCs/>
          <w:sz w:val="21"/>
          <w:szCs w:val="21"/>
        </w:rPr>
        <w:t>BOM</w:t>
      </w:r>
    </w:p>
    <w:p w:rsidR="00F10921" w:rsidRDefault="00F10921" w:rsidP="00BC358B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BA2F1D">
        <w:rPr>
          <w:rFonts w:ascii="Arial" w:hAnsi="Arial" w:cs="Arial" w:hint="eastAsia"/>
          <w:sz w:val="21"/>
          <w:szCs w:val="21"/>
        </w:rPr>
        <w:t xml:space="preserve">User </w:t>
      </w:r>
      <w:r w:rsidR="0027036E">
        <w:rPr>
          <w:rFonts w:ascii="Arial" w:hAnsi="Arial" w:cs="Arial" w:hint="eastAsia"/>
          <w:sz w:val="21"/>
          <w:szCs w:val="21"/>
        </w:rPr>
        <w:t xml:space="preserve">first </w:t>
      </w:r>
      <w:r w:rsidRPr="00BA2F1D">
        <w:rPr>
          <w:rFonts w:ascii="Arial" w:hAnsi="Arial" w:cs="Arial" w:hint="eastAsia"/>
          <w:sz w:val="21"/>
          <w:szCs w:val="21"/>
        </w:rPr>
        <w:t xml:space="preserve">input </w:t>
      </w:r>
      <w:r w:rsidRPr="00BA2F1D"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BOM</w:t>
      </w:r>
      <w:r w:rsidRPr="00BA2F1D">
        <w:rPr>
          <w:rFonts w:ascii="Arial" w:hAnsi="Arial" w:cs="Arial" w:hint="eastAsia"/>
          <w:sz w:val="21"/>
          <w:szCs w:val="21"/>
        </w:rPr>
        <w:t xml:space="preserve"> string</w:t>
      </w:r>
      <w:r w:rsidRPr="00BA2F1D">
        <w:rPr>
          <w:rFonts w:ascii="Arial" w:hAnsi="Arial" w:cs="Arial"/>
          <w:sz w:val="21"/>
          <w:szCs w:val="21"/>
        </w:rPr>
        <w:t>”</w:t>
      </w:r>
      <w:r w:rsidRPr="00BA2F1D">
        <w:rPr>
          <w:rFonts w:ascii="Arial" w:hAnsi="Arial" w:cs="Arial" w:hint="eastAsia"/>
          <w:sz w:val="21"/>
          <w:szCs w:val="21"/>
        </w:rPr>
        <w:t xml:space="preserve"> </w:t>
      </w:r>
      <w:r w:rsidR="0027036E">
        <w:rPr>
          <w:rFonts w:ascii="Arial" w:hAnsi="Arial" w:cs="Arial" w:hint="eastAsia"/>
          <w:sz w:val="21"/>
          <w:szCs w:val="21"/>
        </w:rPr>
        <w:t xml:space="preserve">for the </w:t>
      </w:r>
      <w:r w:rsidRPr="00BA2F1D">
        <w:rPr>
          <w:rFonts w:ascii="Arial" w:hAnsi="Arial" w:cs="Arial" w:hint="eastAsia"/>
          <w:sz w:val="21"/>
          <w:szCs w:val="21"/>
        </w:rPr>
        <w:t xml:space="preserve">specific model in </w:t>
      </w:r>
      <w:r w:rsidRPr="00BA2F1D"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BOM</w:t>
      </w:r>
      <w:r w:rsidRPr="00BA2F1D">
        <w:rPr>
          <w:rFonts w:ascii="Arial" w:hAnsi="Arial" w:cs="Arial" w:hint="eastAsia"/>
          <w:sz w:val="21"/>
          <w:szCs w:val="21"/>
        </w:rPr>
        <w:t xml:space="preserve"> String</w:t>
      </w:r>
      <w:r w:rsidRPr="00BA2F1D">
        <w:rPr>
          <w:rFonts w:ascii="Arial" w:hAnsi="Arial" w:cs="Arial"/>
          <w:sz w:val="21"/>
          <w:szCs w:val="21"/>
        </w:rPr>
        <w:t>”</w:t>
      </w:r>
      <w:r w:rsidRPr="00BA2F1D">
        <w:rPr>
          <w:rFonts w:ascii="Arial" w:hAnsi="Arial" w:cs="Arial" w:hint="eastAsia"/>
          <w:sz w:val="21"/>
          <w:szCs w:val="21"/>
        </w:rPr>
        <w:t xml:space="preserve"> edit box</w:t>
      </w:r>
      <w:r w:rsidR="0027036E">
        <w:rPr>
          <w:rFonts w:ascii="Arial" w:hAnsi="Arial" w:cs="Arial" w:hint="eastAsia"/>
          <w:sz w:val="21"/>
          <w:szCs w:val="21"/>
        </w:rPr>
        <w:t>, then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BC358B">
        <w:rPr>
          <w:rFonts w:ascii="Arial" w:hAnsi="Arial" w:cs="Arial" w:hint="eastAsia"/>
          <w:sz w:val="21"/>
          <w:szCs w:val="21"/>
        </w:rPr>
        <w:t xml:space="preserve">input part number in </w:t>
      </w:r>
      <w:r w:rsidR="00BC358B">
        <w:rPr>
          <w:rFonts w:ascii="Arial" w:hAnsi="Arial" w:cs="Arial"/>
          <w:sz w:val="21"/>
          <w:szCs w:val="21"/>
        </w:rPr>
        <w:t>“</w:t>
      </w:r>
      <w:r w:rsidR="00BC358B">
        <w:rPr>
          <w:rFonts w:ascii="Arial" w:hAnsi="Arial" w:cs="Arial" w:hint="eastAsia"/>
          <w:sz w:val="21"/>
          <w:szCs w:val="21"/>
        </w:rPr>
        <w:t>Number</w:t>
      </w:r>
      <w:r w:rsidR="00BC358B">
        <w:rPr>
          <w:rFonts w:ascii="Arial" w:hAnsi="Arial" w:cs="Arial"/>
          <w:sz w:val="21"/>
          <w:szCs w:val="21"/>
        </w:rPr>
        <w:t>”</w:t>
      </w:r>
      <w:r w:rsidR="00BC358B">
        <w:rPr>
          <w:rFonts w:ascii="Arial" w:hAnsi="Arial" w:cs="Arial" w:hint="eastAsia"/>
          <w:sz w:val="21"/>
          <w:szCs w:val="21"/>
        </w:rPr>
        <w:t xml:space="preserve"> edit box (part number must be an integer greater than 0), </w:t>
      </w:r>
      <w:r w:rsidR="0027036E">
        <w:rPr>
          <w:rFonts w:ascii="Arial" w:hAnsi="Arial" w:cs="Arial"/>
          <w:sz w:val="21"/>
          <w:szCs w:val="21"/>
        </w:rPr>
        <w:t>finally</w:t>
      </w:r>
      <w:r w:rsidRPr="00BC358B">
        <w:rPr>
          <w:rFonts w:ascii="Arial" w:hAnsi="Arial" w:cs="Arial" w:hint="eastAsia"/>
          <w:sz w:val="21"/>
          <w:szCs w:val="21"/>
        </w:rPr>
        <w:t xml:space="preserve"> click </w:t>
      </w:r>
      <w:r w:rsidRPr="00BC358B">
        <w:rPr>
          <w:rFonts w:ascii="Arial" w:hAnsi="Arial" w:cs="Arial"/>
          <w:sz w:val="21"/>
          <w:szCs w:val="21"/>
        </w:rPr>
        <w:t>“</w:t>
      </w:r>
      <w:r w:rsidR="00BC358B">
        <w:rPr>
          <w:rFonts w:ascii="Arial" w:hAnsi="Arial" w:cs="Arial" w:hint="eastAsia"/>
          <w:sz w:val="21"/>
          <w:szCs w:val="21"/>
        </w:rPr>
        <w:t>BOM</w:t>
      </w:r>
      <w:r w:rsidRPr="00BC358B">
        <w:rPr>
          <w:rFonts w:ascii="Arial" w:hAnsi="Arial" w:cs="Arial"/>
          <w:sz w:val="21"/>
          <w:szCs w:val="21"/>
        </w:rPr>
        <w:t>”</w:t>
      </w:r>
      <w:r w:rsidRPr="00BC358B">
        <w:rPr>
          <w:rFonts w:ascii="Arial" w:hAnsi="Arial" w:cs="Arial" w:hint="eastAsia"/>
          <w:sz w:val="21"/>
          <w:szCs w:val="21"/>
        </w:rPr>
        <w:t xml:space="preserve"> button; </w:t>
      </w:r>
      <w:r w:rsidR="0027036E" w:rsidRPr="001B068D">
        <w:rPr>
          <w:rFonts w:ascii="Arial" w:hAnsi="Arial" w:cs="Arial" w:hint="eastAsia"/>
          <w:sz w:val="21"/>
          <w:szCs w:val="21"/>
        </w:rPr>
        <w:t>[</w:t>
      </w:r>
      <w:r w:rsidR="0027036E" w:rsidRPr="001B068D">
        <w:rPr>
          <w:rFonts w:ascii="Arial" w:hAnsi="Arial" w:cs="Arial"/>
          <w:sz w:val="21"/>
          <w:szCs w:val="21"/>
        </w:rPr>
        <w:t>Sample for Mo</w:t>
      </w:r>
      <w:r w:rsidR="0027036E" w:rsidRPr="001B068D">
        <w:rPr>
          <w:rFonts w:ascii="Arial" w:hAnsi="Arial" w:cs="Arial" w:hint="eastAsia"/>
          <w:sz w:val="21"/>
          <w:szCs w:val="21"/>
        </w:rPr>
        <w:t xml:space="preserve">ld] </w:t>
      </w:r>
      <w:r w:rsidRPr="00BC358B">
        <w:rPr>
          <w:rFonts w:ascii="Arial" w:hAnsi="Arial" w:cs="Arial" w:hint="eastAsia"/>
          <w:sz w:val="21"/>
          <w:szCs w:val="21"/>
        </w:rPr>
        <w:t xml:space="preserve">will </w:t>
      </w:r>
      <w:r w:rsidR="00BC358B">
        <w:rPr>
          <w:rFonts w:ascii="Arial" w:hAnsi="Arial" w:cs="Arial" w:hint="eastAsia"/>
          <w:sz w:val="21"/>
          <w:szCs w:val="21"/>
        </w:rPr>
        <w:t>add this model into</w:t>
      </w:r>
      <w:r w:rsidRPr="00BC358B">
        <w:rPr>
          <w:rFonts w:ascii="Arial" w:hAnsi="Arial" w:cs="Arial" w:hint="eastAsia"/>
          <w:sz w:val="21"/>
          <w:szCs w:val="21"/>
        </w:rPr>
        <w:t xml:space="preserve"> </w:t>
      </w:r>
      <w:r w:rsidR="00BC358B">
        <w:rPr>
          <w:rFonts w:ascii="Arial" w:hAnsi="Arial" w:cs="Arial" w:hint="eastAsia"/>
          <w:sz w:val="21"/>
          <w:szCs w:val="21"/>
        </w:rPr>
        <w:t>BOM</w:t>
      </w:r>
      <w:r w:rsidRPr="00BC358B"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Pr="00BC358B">
        <w:rPr>
          <w:rFonts w:ascii="Arial" w:hAnsi="Arial" w:cs="Arial" w:hint="eastAsia"/>
          <w:sz w:val="21"/>
          <w:szCs w:val="21"/>
        </w:rPr>
        <w:t>.</w:t>
      </w:r>
    </w:p>
    <w:p w:rsidR="000C2EEA" w:rsidRPr="000C2EEA" w:rsidRDefault="00BB2A01" w:rsidP="00883619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2F6355C5" wp14:editId="5FBADC27">
            <wp:extent cx="5486400" cy="1229360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0921" w:rsidRDefault="00F10921" w:rsidP="00BC358B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F10921">
        <w:rPr>
          <w:rFonts w:ascii="Arial" w:hAnsi="Arial" w:cs="Arial"/>
          <w:sz w:val="21"/>
          <w:szCs w:val="21"/>
        </w:rPr>
        <w:lastRenderedPageBreak/>
        <w:t>T</w:t>
      </w:r>
      <w:r w:rsidRPr="00F10921">
        <w:rPr>
          <w:rFonts w:ascii="Arial" w:hAnsi="Arial" w:cs="Arial" w:hint="eastAsia"/>
          <w:sz w:val="21"/>
          <w:szCs w:val="21"/>
        </w:rPr>
        <w:t xml:space="preserve">ake </w:t>
      </w:r>
      <w:r w:rsidR="0027036E">
        <w:rPr>
          <w:rFonts w:ascii="Arial" w:hAnsi="Arial" w:cs="Arial" w:hint="eastAsia"/>
          <w:sz w:val="21"/>
          <w:szCs w:val="21"/>
        </w:rPr>
        <w:t xml:space="preserve">the imported </w:t>
      </w:r>
      <w:r w:rsidRPr="00F10921">
        <w:rPr>
          <w:rFonts w:ascii="Arial" w:hAnsi="Arial" w:cs="Arial"/>
          <w:sz w:val="21"/>
          <w:szCs w:val="21"/>
        </w:rPr>
        <w:t>“</w:t>
      </w:r>
      <w:r w:rsidRPr="00F10921">
        <w:rPr>
          <w:rFonts w:ascii="Arial" w:hAnsi="Arial" w:cs="Arial" w:hint="eastAsia"/>
          <w:sz w:val="21"/>
          <w:szCs w:val="21"/>
        </w:rPr>
        <w:t>Straight ejector pins</w:t>
      </w:r>
      <w:r w:rsidRPr="00F10921">
        <w:rPr>
          <w:rFonts w:ascii="Arial" w:hAnsi="Arial" w:cs="Arial"/>
          <w:sz w:val="21"/>
          <w:szCs w:val="21"/>
        </w:rPr>
        <w:t>”</w:t>
      </w:r>
      <w:r w:rsidRPr="00F10921">
        <w:rPr>
          <w:rFonts w:ascii="Arial" w:hAnsi="Arial" w:cs="Arial" w:hint="eastAsia"/>
          <w:sz w:val="21"/>
          <w:szCs w:val="21"/>
        </w:rPr>
        <w:t xml:space="preserve"> -&gt; </w:t>
      </w:r>
      <w:r w:rsidRPr="00F10921">
        <w:rPr>
          <w:rFonts w:ascii="Arial" w:hAnsi="Arial" w:cs="Arial"/>
          <w:sz w:val="21"/>
          <w:szCs w:val="21"/>
        </w:rPr>
        <w:t>“</w:t>
      </w:r>
      <w:r w:rsidRPr="00F10921">
        <w:rPr>
          <w:rFonts w:ascii="Arial" w:hAnsi="Arial" w:cs="Arial" w:hint="eastAsia"/>
          <w:sz w:val="21"/>
          <w:szCs w:val="21"/>
        </w:rPr>
        <w:t>Extra precision straight ejector pins</w:t>
      </w:r>
      <w:r w:rsidRPr="00F10921">
        <w:rPr>
          <w:rFonts w:ascii="Arial" w:hAnsi="Arial" w:cs="Arial"/>
          <w:sz w:val="21"/>
          <w:szCs w:val="21"/>
        </w:rPr>
        <w:t>”</w:t>
      </w:r>
      <w:r w:rsidR="00BC358B">
        <w:rPr>
          <w:rFonts w:ascii="Arial" w:hAnsi="Arial" w:cs="Arial" w:hint="eastAsia"/>
          <w:sz w:val="21"/>
          <w:szCs w:val="21"/>
        </w:rPr>
        <w:t xml:space="preserve"> -&gt; </w:t>
      </w:r>
      <w:r w:rsidR="00BC358B">
        <w:rPr>
          <w:rFonts w:ascii="Arial" w:hAnsi="Arial" w:cs="Arial"/>
          <w:sz w:val="21"/>
          <w:szCs w:val="21"/>
        </w:rPr>
        <w:t>“</w:t>
      </w:r>
      <w:r w:rsidR="00BC358B" w:rsidRPr="0057628E">
        <w:rPr>
          <w:rFonts w:ascii="Arial" w:hAnsi="Arial" w:cs="Arial" w:hint="eastAsia"/>
          <w:sz w:val="21"/>
          <w:szCs w:val="21"/>
        </w:rPr>
        <w:t>EPV-L0.3-20.00</w:t>
      </w:r>
      <w:r w:rsidR="00BC358B">
        <w:rPr>
          <w:rFonts w:ascii="Arial" w:hAnsi="Arial" w:cs="Arial"/>
          <w:sz w:val="21"/>
          <w:szCs w:val="21"/>
        </w:rPr>
        <w:t>”</w:t>
      </w:r>
      <w:r w:rsidRPr="00F10921">
        <w:rPr>
          <w:rFonts w:ascii="Arial" w:hAnsi="Arial" w:cs="Arial" w:hint="eastAsia"/>
          <w:sz w:val="21"/>
          <w:szCs w:val="21"/>
        </w:rPr>
        <w:t xml:space="preserve"> above</w:t>
      </w:r>
      <w:r w:rsidR="0027036E">
        <w:rPr>
          <w:rFonts w:ascii="Arial" w:hAnsi="Arial" w:cs="Arial" w:hint="eastAsia"/>
          <w:sz w:val="21"/>
          <w:szCs w:val="21"/>
        </w:rPr>
        <w:t xml:space="preserve"> as an example</w:t>
      </w:r>
      <w:r w:rsidRPr="00F10921">
        <w:rPr>
          <w:rFonts w:ascii="Arial" w:hAnsi="Arial" w:cs="Arial" w:hint="eastAsia"/>
          <w:sz w:val="21"/>
          <w:szCs w:val="21"/>
        </w:rPr>
        <w:t xml:space="preserve">, the </w:t>
      </w:r>
      <w:r w:rsidR="00BC358B">
        <w:rPr>
          <w:rFonts w:ascii="Arial" w:hAnsi="Arial" w:cs="Arial" w:hint="eastAsia"/>
          <w:sz w:val="21"/>
          <w:szCs w:val="21"/>
        </w:rPr>
        <w:t>default</w:t>
      </w:r>
      <w:r w:rsidRPr="00F10921">
        <w:rPr>
          <w:rFonts w:ascii="Arial" w:hAnsi="Arial" w:cs="Arial" w:hint="eastAsia"/>
          <w:sz w:val="21"/>
          <w:szCs w:val="21"/>
        </w:rPr>
        <w:t xml:space="preserve"> </w:t>
      </w:r>
      <w:r w:rsidR="00BC358B" w:rsidRPr="00BA2F1D">
        <w:rPr>
          <w:rFonts w:ascii="Arial" w:hAnsi="Arial" w:cs="Arial"/>
          <w:sz w:val="21"/>
          <w:szCs w:val="21"/>
        </w:rPr>
        <w:t>“</w:t>
      </w:r>
      <w:r w:rsidR="00BC358B">
        <w:rPr>
          <w:rFonts w:ascii="Arial" w:hAnsi="Arial" w:cs="Arial" w:hint="eastAsia"/>
          <w:sz w:val="21"/>
          <w:szCs w:val="21"/>
        </w:rPr>
        <w:t>BOM</w:t>
      </w:r>
      <w:r w:rsidR="00BC358B" w:rsidRPr="00BA2F1D">
        <w:rPr>
          <w:rFonts w:ascii="Arial" w:hAnsi="Arial" w:cs="Arial" w:hint="eastAsia"/>
          <w:sz w:val="21"/>
          <w:szCs w:val="21"/>
        </w:rPr>
        <w:t xml:space="preserve"> String</w:t>
      </w:r>
      <w:r w:rsidR="00BC358B" w:rsidRPr="00BA2F1D">
        <w:rPr>
          <w:rFonts w:ascii="Arial" w:hAnsi="Arial" w:cs="Arial"/>
          <w:sz w:val="21"/>
          <w:szCs w:val="21"/>
        </w:rPr>
        <w:t>”</w:t>
      </w:r>
      <w:r w:rsidR="00BC358B" w:rsidRPr="00BA2F1D">
        <w:rPr>
          <w:rFonts w:ascii="Arial" w:hAnsi="Arial" w:cs="Arial" w:hint="eastAsia"/>
          <w:sz w:val="21"/>
          <w:szCs w:val="21"/>
        </w:rPr>
        <w:t xml:space="preserve"> </w:t>
      </w:r>
      <w:r w:rsidR="00BC358B">
        <w:rPr>
          <w:rFonts w:ascii="Arial" w:hAnsi="Arial" w:cs="Arial" w:hint="eastAsia"/>
          <w:sz w:val="21"/>
          <w:szCs w:val="21"/>
        </w:rPr>
        <w:t>is:</w:t>
      </w:r>
    </w:p>
    <w:p w:rsidR="00BC358B" w:rsidRDefault="00BC358B" w:rsidP="00BC358B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BC358B">
        <w:rPr>
          <w:rFonts w:ascii="Arial" w:hAnsi="Arial" w:cs="Arial"/>
          <w:sz w:val="21"/>
          <w:szCs w:val="21"/>
        </w:rPr>
        <w:t>EPV-L0.3-20.00@GLO_mo13mf01_0067_P001_org@EXTRA PRECISION STRAIGHT EJECTOR PINS -L DIMENSION DESIGNATION TYPE-@MiSUMi@MA-M-094@5/T/A@</w:t>
      </w:r>
      <w:r w:rsidRPr="00BC358B">
        <w:rPr>
          <w:rFonts w:ascii="Arial" w:hAnsi="Arial" w:cs="Arial"/>
          <w:color w:val="FF0000"/>
          <w:sz w:val="21"/>
          <w:szCs w:val="21"/>
        </w:rPr>
        <w:t>1</w:t>
      </w:r>
      <w:r w:rsidRPr="00BC358B">
        <w:rPr>
          <w:rFonts w:ascii="Arial" w:hAnsi="Arial" w:cs="Arial"/>
          <w:sz w:val="21"/>
          <w:szCs w:val="21"/>
        </w:rPr>
        <w:t>@X@X@X@%Type=EPV-L;lineno=3;P=0.3;L=20.00;H=2;T=4;VKC=-1;VWC=-1;KC=-1;WKC=-1;KAC=-1;KBC=-1;RKC=-1;DKC=-1;SKC=-1;KGC=-1;AG=-1;KTC=-1;HC=-1;HCC=-1;TC=-1;TRN=-1;NHC=-1;NHN=-1;TMC=-1;LKC=-1;PKC=-1;AddinType=0%@ABCDEFGHIJKLMNOPQRSTUVWXYZ@ABCDEFGHIJKLMNOPQRSTUVWXYZ@ABCDEFGHIJKLMNOPQRSTUVWXYZ</w:t>
      </w:r>
    </w:p>
    <w:p w:rsidR="00BC358B" w:rsidRDefault="00BC358B" w:rsidP="00BC358B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 w:rsidRPr="00314803">
        <w:rPr>
          <w:rFonts w:ascii="Arial" w:hAnsi="Arial" w:cs="Arial" w:hint="eastAsia"/>
          <w:color w:val="FF0000"/>
          <w:sz w:val="21"/>
          <w:szCs w:val="21"/>
        </w:rPr>
        <w:t>1</w:t>
      </w:r>
      <w:r>
        <w:rPr>
          <w:rFonts w:ascii="Arial" w:hAnsi="Arial" w:cs="Arial" w:hint="eastAsia"/>
          <w:sz w:val="21"/>
          <w:szCs w:val="21"/>
        </w:rPr>
        <w:t xml:space="preserve"> in red means </w:t>
      </w:r>
      <w:r w:rsidR="00BB2A01">
        <w:rPr>
          <w:rFonts w:ascii="Arial" w:hAnsi="Arial" w:cs="Arial" w:hint="eastAsia"/>
          <w:sz w:val="21"/>
          <w:szCs w:val="21"/>
        </w:rPr>
        <w:t>the</w:t>
      </w:r>
      <w:r w:rsidR="0091010B">
        <w:rPr>
          <w:rFonts w:ascii="Arial" w:hAnsi="Arial" w:cs="Arial" w:hint="eastAsia"/>
          <w:sz w:val="21"/>
          <w:szCs w:val="21"/>
        </w:rPr>
        <w:t xml:space="preserve"> </w:t>
      </w:r>
      <w:r w:rsidR="0091010B">
        <w:rPr>
          <w:rFonts w:ascii="Arial" w:hAnsi="Arial" w:cs="Arial"/>
          <w:sz w:val="21"/>
          <w:szCs w:val="21"/>
        </w:rPr>
        <w:t>number</w:t>
      </w:r>
      <w:r w:rsidR="0091010B">
        <w:rPr>
          <w:rFonts w:ascii="Arial" w:hAnsi="Arial" w:cs="Arial" w:hint="eastAsia"/>
          <w:sz w:val="21"/>
          <w:szCs w:val="21"/>
        </w:rPr>
        <w:t xml:space="preserve"> of</w:t>
      </w:r>
      <w:r>
        <w:rPr>
          <w:rFonts w:ascii="Arial" w:hAnsi="Arial" w:cs="Arial" w:hint="eastAsia"/>
          <w:sz w:val="21"/>
          <w:szCs w:val="21"/>
        </w:rPr>
        <w:t xml:space="preserve"> part is 1. If user input 5 in </w:t>
      </w:r>
      <w:r w:rsidR="00BC3D36">
        <w:rPr>
          <w:rFonts w:ascii="Arial" w:hAnsi="Arial" w:cs="Arial"/>
          <w:sz w:val="21"/>
          <w:szCs w:val="21"/>
        </w:rPr>
        <w:t>“</w:t>
      </w:r>
      <w:r w:rsidR="00BC3D36">
        <w:rPr>
          <w:rFonts w:ascii="Arial" w:hAnsi="Arial" w:cs="Arial" w:hint="eastAsia"/>
          <w:sz w:val="21"/>
          <w:szCs w:val="21"/>
        </w:rPr>
        <w:t>Number</w:t>
      </w:r>
      <w:r w:rsidR="00BC3D36">
        <w:rPr>
          <w:rFonts w:ascii="Arial" w:hAnsi="Arial" w:cs="Arial"/>
          <w:sz w:val="21"/>
          <w:szCs w:val="21"/>
        </w:rPr>
        <w:t>”</w:t>
      </w:r>
      <w:r w:rsidR="00BC3D36">
        <w:rPr>
          <w:rFonts w:ascii="Arial" w:hAnsi="Arial" w:cs="Arial" w:hint="eastAsia"/>
          <w:sz w:val="21"/>
          <w:szCs w:val="21"/>
        </w:rPr>
        <w:t xml:space="preserve"> edit box, </w:t>
      </w:r>
      <w:r w:rsidR="00BC3D36" w:rsidRPr="00314803">
        <w:rPr>
          <w:rFonts w:ascii="Arial" w:hAnsi="Arial" w:cs="Arial" w:hint="eastAsia"/>
          <w:color w:val="FF0000"/>
          <w:sz w:val="21"/>
          <w:szCs w:val="21"/>
        </w:rPr>
        <w:t>1</w:t>
      </w:r>
      <w:r w:rsidR="00BC3D36">
        <w:rPr>
          <w:rFonts w:ascii="Arial" w:hAnsi="Arial" w:cs="Arial" w:hint="eastAsia"/>
          <w:sz w:val="21"/>
          <w:szCs w:val="21"/>
        </w:rPr>
        <w:t xml:space="preserve"> in red in </w:t>
      </w:r>
      <w:r w:rsidR="00BC3D36">
        <w:rPr>
          <w:rFonts w:ascii="Arial" w:hAnsi="Arial" w:cs="Arial"/>
          <w:sz w:val="21"/>
          <w:szCs w:val="21"/>
        </w:rPr>
        <w:t>“</w:t>
      </w:r>
      <w:r w:rsidR="00BC3D36">
        <w:rPr>
          <w:rFonts w:ascii="Arial" w:hAnsi="Arial" w:cs="Arial" w:hint="eastAsia"/>
          <w:sz w:val="21"/>
          <w:szCs w:val="21"/>
        </w:rPr>
        <w:t>BOM string</w:t>
      </w:r>
      <w:r w:rsidR="00BC3D36">
        <w:rPr>
          <w:rFonts w:ascii="Arial" w:hAnsi="Arial" w:cs="Arial"/>
          <w:sz w:val="21"/>
          <w:szCs w:val="21"/>
        </w:rPr>
        <w:t>”</w:t>
      </w:r>
      <w:r w:rsidR="00BC3D36">
        <w:rPr>
          <w:rFonts w:ascii="Arial" w:hAnsi="Arial" w:cs="Arial" w:hint="eastAsia"/>
          <w:sz w:val="21"/>
          <w:szCs w:val="21"/>
        </w:rPr>
        <w:t xml:space="preserve"> will be replaced by 5.</w:t>
      </w:r>
    </w:p>
    <w:p w:rsidR="00BC3D36" w:rsidRDefault="00BC3D36" w:rsidP="0064138C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Clear Existing BOM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check box allow user to control if </w:t>
      </w:r>
      <w:r w:rsidR="0091010B">
        <w:rPr>
          <w:rFonts w:ascii="Arial" w:hAnsi="Arial" w:cs="Arial" w:hint="eastAsia"/>
          <w:sz w:val="21"/>
          <w:szCs w:val="21"/>
        </w:rPr>
        <w:t>to clear</w:t>
      </w:r>
      <w:r>
        <w:rPr>
          <w:rFonts w:ascii="Arial" w:hAnsi="Arial" w:cs="Arial" w:hint="eastAsia"/>
          <w:sz w:val="21"/>
          <w:szCs w:val="21"/>
        </w:rPr>
        <w:t xml:space="preserve"> all </w:t>
      </w:r>
      <w:r w:rsidR="0064138C">
        <w:rPr>
          <w:rFonts w:ascii="Arial" w:hAnsi="Arial" w:cs="Arial" w:hint="eastAsia"/>
          <w:sz w:val="21"/>
          <w:szCs w:val="21"/>
        </w:rPr>
        <w:t xml:space="preserve">existing </w:t>
      </w:r>
      <w:r>
        <w:rPr>
          <w:rFonts w:ascii="Arial" w:hAnsi="Arial" w:cs="Arial" w:hint="eastAsia"/>
          <w:sz w:val="21"/>
          <w:szCs w:val="21"/>
        </w:rPr>
        <w:t xml:space="preserve">contents in BOM before adding </w:t>
      </w:r>
      <w:r w:rsidR="00BB2A01">
        <w:rPr>
          <w:rFonts w:ascii="Arial" w:hAnsi="Arial" w:cs="Arial" w:hint="eastAsia"/>
          <w:sz w:val="21"/>
          <w:szCs w:val="21"/>
        </w:rPr>
        <w:t>this</w:t>
      </w:r>
      <w:r>
        <w:rPr>
          <w:rFonts w:ascii="Arial" w:hAnsi="Arial" w:cs="Arial" w:hint="eastAsia"/>
          <w:sz w:val="21"/>
          <w:szCs w:val="21"/>
        </w:rPr>
        <w:t xml:space="preserve"> model. </w:t>
      </w:r>
    </w:p>
    <w:p w:rsidR="00BC3D36" w:rsidRDefault="00BB2A01" w:rsidP="00BC3D36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T</w:t>
      </w:r>
      <w:r w:rsidR="00BC3D36">
        <w:rPr>
          <w:rFonts w:ascii="Arial" w:hAnsi="Arial" w:cs="Arial" w:hint="eastAsia"/>
          <w:sz w:val="21"/>
          <w:szCs w:val="21"/>
        </w:rPr>
        <w:t xml:space="preserve">he BOM </w:t>
      </w:r>
      <w:r>
        <w:rPr>
          <w:rFonts w:ascii="Arial" w:hAnsi="Arial" w:cs="Arial" w:hint="eastAsia"/>
          <w:sz w:val="21"/>
          <w:szCs w:val="21"/>
        </w:rPr>
        <w:t xml:space="preserve">for </w:t>
      </w:r>
      <w:r w:rsidRPr="00F10921">
        <w:rPr>
          <w:rFonts w:ascii="Arial" w:hAnsi="Arial" w:cs="Arial"/>
          <w:sz w:val="21"/>
          <w:szCs w:val="21"/>
        </w:rPr>
        <w:t>“</w:t>
      </w:r>
      <w:r w:rsidRPr="00F10921">
        <w:rPr>
          <w:rFonts w:ascii="Arial" w:hAnsi="Arial" w:cs="Arial" w:hint="eastAsia"/>
          <w:sz w:val="21"/>
          <w:szCs w:val="21"/>
        </w:rPr>
        <w:t>Straight ejector pins</w:t>
      </w:r>
      <w:r w:rsidRPr="00F10921">
        <w:rPr>
          <w:rFonts w:ascii="Arial" w:hAnsi="Arial" w:cs="Arial"/>
          <w:sz w:val="21"/>
          <w:szCs w:val="21"/>
        </w:rPr>
        <w:t>”</w:t>
      </w:r>
      <w:r w:rsidRPr="00F10921">
        <w:rPr>
          <w:rFonts w:ascii="Arial" w:hAnsi="Arial" w:cs="Arial" w:hint="eastAsia"/>
          <w:sz w:val="21"/>
          <w:szCs w:val="21"/>
        </w:rPr>
        <w:t xml:space="preserve"> -&gt; </w:t>
      </w:r>
      <w:r w:rsidRPr="00F10921">
        <w:rPr>
          <w:rFonts w:ascii="Arial" w:hAnsi="Arial" w:cs="Arial"/>
          <w:sz w:val="21"/>
          <w:szCs w:val="21"/>
        </w:rPr>
        <w:t>“</w:t>
      </w:r>
      <w:r w:rsidRPr="00F10921">
        <w:rPr>
          <w:rFonts w:ascii="Arial" w:hAnsi="Arial" w:cs="Arial" w:hint="eastAsia"/>
          <w:sz w:val="21"/>
          <w:szCs w:val="21"/>
        </w:rPr>
        <w:t>Extra precision straight ejector pins</w:t>
      </w:r>
      <w:r w:rsidRPr="00F10921"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-&gt; </w:t>
      </w:r>
      <w:r>
        <w:rPr>
          <w:rFonts w:ascii="Arial" w:hAnsi="Arial" w:cs="Arial"/>
          <w:sz w:val="21"/>
          <w:szCs w:val="21"/>
        </w:rPr>
        <w:t>“</w:t>
      </w:r>
      <w:r w:rsidRPr="0057628E">
        <w:rPr>
          <w:rFonts w:ascii="Arial" w:hAnsi="Arial" w:cs="Arial" w:hint="eastAsia"/>
          <w:sz w:val="21"/>
          <w:szCs w:val="21"/>
        </w:rPr>
        <w:t>EPV-L0.3-20.00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with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Number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5 and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Clear Existing BOM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checked will be</w:t>
      </w:r>
      <w:r w:rsidR="00BC3D36">
        <w:rPr>
          <w:rFonts w:ascii="Arial" w:hAnsi="Arial" w:cs="Arial" w:hint="eastAsia"/>
          <w:sz w:val="21"/>
          <w:szCs w:val="21"/>
        </w:rPr>
        <w:t>:</w:t>
      </w:r>
    </w:p>
    <w:p w:rsidR="00BC3D36" w:rsidRDefault="00BC3D36" w:rsidP="00BC3D36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</w:p>
    <w:p w:rsidR="00BC3D36" w:rsidRDefault="00BC3D36" w:rsidP="00BC3D36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C43806D" wp14:editId="37EAD475">
            <wp:extent cx="3362960" cy="3388259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5337" cy="33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0A" w:rsidRDefault="00A12F0A" w:rsidP="00BC3D36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A12F0A" w:rsidRDefault="00A12F0A" w:rsidP="00BC3D36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91010B" w:rsidRDefault="0091010B" w:rsidP="00BC3D36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91010B" w:rsidRDefault="0091010B" w:rsidP="00BC3D36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91010B" w:rsidRDefault="0091010B" w:rsidP="00BC3D36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91010B" w:rsidRDefault="0091010B" w:rsidP="00BC3D36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91010B" w:rsidRDefault="0091010B" w:rsidP="00BC3D36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91010B" w:rsidRDefault="0091010B" w:rsidP="00BC3D36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91010B" w:rsidRDefault="0091010B" w:rsidP="00BC3D36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FD630B" w:rsidRDefault="00FD630B">
      <w:pPr>
        <w:rPr>
          <w:rFonts w:ascii="Arial" w:hAnsi="Arial" w:cs="Arial"/>
          <w:b/>
          <w:bCs/>
          <w:sz w:val="24"/>
          <w:szCs w:val="24"/>
        </w:rPr>
      </w:pPr>
    </w:p>
    <w:p w:rsidR="00500199" w:rsidRPr="00314803" w:rsidRDefault="00A12F0A" w:rsidP="00892A2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14803">
        <w:rPr>
          <w:rFonts w:ascii="Arial" w:hAnsi="Arial" w:cs="Arial"/>
          <w:b/>
          <w:bCs/>
          <w:sz w:val="24"/>
          <w:szCs w:val="24"/>
        </w:rPr>
        <w:lastRenderedPageBreak/>
        <w:t>Mold EX-Press</w:t>
      </w:r>
      <w:r w:rsidR="007D3EEF">
        <w:rPr>
          <w:rFonts w:ascii="Arial" w:hAnsi="Arial" w:cs="Arial" w:hint="eastAsia"/>
          <w:b/>
          <w:bCs/>
          <w:sz w:val="24"/>
          <w:szCs w:val="24"/>
        </w:rPr>
        <w:t xml:space="preserve"> for Mold</w:t>
      </w:r>
      <w:r w:rsidRPr="00314803">
        <w:rPr>
          <w:rFonts w:ascii="Arial" w:hAnsi="Arial" w:cs="Arial" w:hint="eastAsia"/>
          <w:b/>
          <w:bCs/>
          <w:sz w:val="24"/>
          <w:szCs w:val="24"/>
        </w:rPr>
        <w:t xml:space="preserve"> API</w:t>
      </w:r>
    </w:p>
    <w:p w:rsidR="00A005B0" w:rsidRDefault="00500199" w:rsidP="00A005B0">
      <w:pPr>
        <w:pStyle w:val="a8"/>
        <w:ind w:left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All </w:t>
      </w:r>
      <w:r w:rsidR="00CA46CC">
        <w:rPr>
          <w:rFonts w:ascii="Arial" w:hAnsi="Arial" w:cs="Arial" w:hint="eastAsia"/>
          <w:sz w:val="21"/>
          <w:szCs w:val="21"/>
        </w:rPr>
        <w:t xml:space="preserve">exported </w:t>
      </w:r>
      <w:r>
        <w:rPr>
          <w:rFonts w:ascii="Arial" w:hAnsi="Arial" w:cs="Arial" w:hint="eastAsia"/>
          <w:sz w:val="21"/>
          <w:szCs w:val="21"/>
        </w:rPr>
        <w:t>API f</w:t>
      </w:r>
      <w:r w:rsidR="00A005B0">
        <w:rPr>
          <w:rFonts w:ascii="Arial" w:hAnsi="Arial" w:cs="Arial" w:hint="eastAsia"/>
          <w:sz w:val="21"/>
          <w:szCs w:val="21"/>
        </w:rPr>
        <w:t>unctions are contained in COut.h;</w:t>
      </w:r>
    </w:p>
    <w:p w:rsidR="00A005B0" w:rsidRDefault="00A005B0" w:rsidP="00A005B0">
      <w:pPr>
        <w:pStyle w:val="a8"/>
        <w:ind w:left="0"/>
        <w:rPr>
          <w:rFonts w:ascii="Arial" w:hAnsi="Arial" w:cs="Arial"/>
          <w:sz w:val="21"/>
          <w:szCs w:val="21"/>
        </w:rPr>
      </w:pPr>
      <w:r w:rsidRPr="00D20AF6">
        <w:rPr>
          <w:rFonts w:ascii="Arial" w:hAnsi="Arial" w:cs="Arial"/>
          <w:sz w:val="21"/>
          <w:szCs w:val="21"/>
        </w:rPr>
        <w:t>U</w:t>
      </w:r>
      <w:r w:rsidRPr="00D20AF6">
        <w:rPr>
          <w:rFonts w:ascii="Arial" w:hAnsi="Arial" w:cs="Arial" w:hint="eastAsia"/>
          <w:sz w:val="21"/>
          <w:szCs w:val="21"/>
        </w:rPr>
        <w:t xml:space="preserve">ser can find </w:t>
      </w:r>
      <w:r>
        <w:rPr>
          <w:rFonts w:ascii="Arial" w:hAnsi="Arial" w:cs="Arial" w:hint="eastAsia"/>
          <w:sz w:val="21"/>
          <w:szCs w:val="21"/>
        </w:rPr>
        <w:t>COut.h</w:t>
      </w:r>
      <w:r w:rsidRPr="00D20AF6">
        <w:rPr>
          <w:rFonts w:ascii="Arial" w:hAnsi="Arial" w:cs="Arial" w:hint="eastAsia"/>
          <w:sz w:val="21"/>
          <w:szCs w:val="21"/>
        </w:rPr>
        <w:t xml:space="preserve"> in $(</w:t>
      </w:r>
      <w:r w:rsidRPr="00D20AF6">
        <w:rPr>
          <w:rFonts w:ascii="Arial" w:hAnsi="Arial" w:cs="Arial"/>
          <w:sz w:val="21"/>
          <w:szCs w:val="21"/>
        </w:rPr>
        <w:t>Mold EX-Press</w:t>
      </w:r>
      <w:r w:rsidR="007D3EEF">
        <w:rPr>
          <w:rFonts w:ascii="Arial" w:hAnsi="Arial" w:cs="Arial" w:hint="eastAsia"/>
          <w:sz w:val="21"/>
          <w:szCs w:val="21"/>
        </w:rPr>
        <w:t xml:space="preserve"> for Mold</w:t>
      </w:r>
      <w:r w:rsidRPr="00D20AF6">
        <w:rPr>
          <w:rFonts w:ascii="Arial" w:hAnsi="Arial" w:cs="Arial"/>
          <w:sz w:val="21"/>
          <w:szCs w:val="21"/>
        </w:rPr>
        <w:t xml:space="preserve"> SDK</w:t>
      </w:r>
      <w:r>
        <w:rPr>
          <w:rFonts w:ascii="Arial" w:hAnsi="Arial" w:cs="Arial" w:hint="eastAsia"/>
          <w:sz w:val="21"/>
          <w:szCs w:val="21"/>
        </w:rPr>
        <w:t>)\include.</w:t>
      </w:r>
    </w:p>
    <w:p w:rsidR="00402D22" w:rsidRPr="00D20AF6" w:rsidRDefault="00402D22" w:rsidP="00402D22">
      <w:pPr>
        <w:pStyle w:val="a8"/>
        <w:ind w:left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Following two pictures </w:t>
      </w:r>
      <w:r w:rsidR="00C464FE">
        <w:rPr>
          <w:rFonts w:ascii="Arial" w:hAnsi="Arial" w:cs="Arial" w:hint="eastAsia"/>
          <w:sz w:val="21"/>
          <w:szCs w:val="21"/>
        </w:rPr>
        <w:t xml:space="preserve">show the mapping between APIs </w:t>
      </w:r>
      <w:r>
        <w:rPr>
          <w:rFonts w:ascii="Arial" w:hAnsi="Arial" w:cs="Arial" w:hint="eastAsia"/>
          <w:sz w:val="21"/>
          <w:szCs w:val="21"/>
        </w:rPr>
        <w:t>and</w:t>
      </w:r>
      <w:r w:rsidR="00C464FE">
        <w:rPr>
          <w:rFonts w:ascii="Arial" w:hAnsi="Arial" w:cs="Arial" w:hint="eastAsia"/>
          <w:sz w:val="21"/>
          <w:szCs w:val="21"/>
        </w:rPr>
        <w:t xml:space="preserve"> the </w:t>
      </w:r>
      <w:r w:rsidR="00C464FE">
        <w:rPr>
          <w:rFonts w:ascii="Arial" w:hAnsi="Arial" w:cs="Arial"/>
          <w:sz w:val="21"/>
          <w:szCs w:val="21"/>
        </w:rPr>
        <w:t>functionalities</w:t>
      </w:r>
      <w:r>
        <w:rPr>
          <w:rFonts w:ascii="Arial" w:hAnsi="Arial" w:cs="Arial" w:hint="eastAsia"/>
          <w:sz w:val="21"/>
          <w:szCs w:val="21"/>
        </w:rPr>
        <w:t xml:space="preserve"> in </w:t>
      </w:r>
      <w:r w:rsidR="00C464FE" w:rsidRPr="001B068D">
        <w:rPr>
          <w:rFonts w:ascii="Arial" w:hAnsi="Arial" w:cs="Arial" w:hint="eastAsia"/>
          <w:sz w:val="21"/>
          <w:szCs w:val="21"/>
        </w:rPr>
        <w:t>[</w:t>
      </w:r>
      <w:r w:rsidR="00C464FE" w:rsidRPr="001B068D">
        <w:rPr>
          <w:rFonts w:ascii="Arial" w:hAnsi="Arial" w:cs="Arial"/>
          <w:sz w:val="21"/>
          <w:szCs w:val="21"/>
        </w:rPr>
        <w:t>Sample for Mo</w:t>
      </w:r>
      <w:r w:rsidR="00C464FE" w:rsidRPr="001B068D">
        <w:rPr>
          <w:rFonts w:ascii="Arial" w:hAnsi="Arial" w:cs="Arial" w:hint="eastAsia"/>
          <w:sz w:val="21"/>
          <w:szCs w:val="21"/>
        </w:rPr>
        <w:t>ld]</w:t>
      </w:r>
      <w:r>
        <w:rPr>
          <w:rFonts w:ascii="Arial" w:hAnsi="Arial" w:cs="Arial" w:hint="eastAsia"/>
          <w:sz w:val="21"/>
          <w:szCs w:val="21"/>
        </w:rPr>
        <w:t xml:space="preserve">.  </w:t>
      </w:r>
    </w:p>
    <w:p w:rsidR="00402D22" w:rsidRDefault="0045388C" w:rsidP="0045388C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FA82562" wp14:editId="755FE07C">
            <wp:extent cx="5486400" cy="32607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22" w:rsidRDefault="00402D22" w:rsidP="00FD630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D630B" w:rsidRPr="00FD630B" w:rsidRDefault="002E2FA6" w:rsidP="002E2FA6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37485A6" wp14:editId="279D8CCC">
            <wp:extent cx="5486400" cy="32607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22" w:rsidRDefault="00402D22" w:rsidP="00402D22">
      <w:pPr>
        <w:rPr>
          <w:rFonts w:ascii="Arial" w:hAnsi="Arial" w:cs="Arial"/>
          <w:sz w:val="21"/>
          <w:szCs w:val="21"/>
        </w:rPr>
      </w:pPr>
    </w:p>
    <w:p w:rsidR="00402D22" w:rsidRPr="00402D22" w:rsidRDefault="00402D22" w:rsidP="00402D22">
      <w:pPr>
        <w:rPr>
          <w:rFonts w:ascii="Arial" w:hAnsi="Arial" w:cs="Arial"/>
          <w:color w:val="00B050"/>
          <w:sz w:val="21"/>
          <w:szCs w:val="21"/>
        </w:rPr>
      </w:pPr>
    </w:p>
    <w:p w:rsidR="00A12F0A" w:rsidRPr="00402D22" w:rsidRDefault="00A12F0A" w:rsidP="00402D22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402D22">
        <w:rPr>
          <w:rFonts w:ascii="Arial" w:hAnsi="Arial" w:cs="Arial" w:hint="eastAsia"/>
          <w:color w:val="00B050"/>
          <w:sz w:val="21"/>
          <w:szCs w:val="21"/>
        </w:rPr>
        <w:lastRenderedPageBreak/>
        <w:t xml:space="preserve">void </w:t>
      </w:r>
      <w:r w:rsidRPr="00402D22">
        <w:rPr>
          <w:rFonts w:ascii="Arial" w:hAnsi="Arial" w:cs="Arial"/>
          <w:color w:val="00B050"/>
          <w:sz w:val="21"/>
          <w:szCs w:val="21"/>
        </w:rPr>
        <w:t>oInit(short i)</w:t>
      </w:r>
    </w:p>
    <w:p w:rsidR="00A12F0A" w:rsidRDefault="006B4433" w:rsidP="00D36B84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Role: i</w:t>
      </w:r>
      <w:r w:rsidR="002B35DD">
        <w:rPr>
          <w:rFonts w:ascii="Arial" w:hAnsi="Arial" w:cs="Arial" w:hint="eastAsia"/>
          <w:sz w:val="21"/>
          <w:szCs w:val="21"/>
        </w:rPr>
        <w:t xml:space="preserve">nitialize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2B35DD">
        <w:rPr>
          <w:rFonts w:ascii="Arial" w:hAnsi="Arial" w:cs="Arial" w:hint="eastAsia"/>
          <w:sz w:val="21"/>
          <w:szCs w:val="21"/>
        </w:rPr>
        <w:t xml:space="preserve"> AP</w:t>
      </w:r>
      <w:r w:rsidR="00372A7A">
        <w:rPr>
          <w:rFonts w:ascii="Arial" w:hAnsi="Arial" w:cs="Arial" w:hint="eastAsia"/>
          <w:sz w:val="21"/>
          <w:szCs w:val="21"/>
        </w:rPr>
        <w:t>I; c</w:t>
      </w:r>
      <w:r w:rsidR="002B35DD">
        <w:rPr>
          <w:rFonts w:ascii="Arial" w:hAnsi="Arial" w:cs="Arial" w:hint="eastAsia"/>
          <w:sz w:val="21"/>
          <w:szCs w:val="21"/>
        </w:rPr>
        <w:t xml:space="preserve">an </w:t>
      </w:r>
      <w:r w:rsidR="00D36B84">
        <w:rPr>
          <w:rFonts w:ascii="Arial" w:hAnsi="Arial" w:cs="Arial" w:hint="eastAsia"/>
          <w:sz w:val="21"/>
          <w:szCs w:val="21"/>
        </w:rPr>
        <w:t xml:space="preserve">only </w:t>
      </w:r>
      <w:r w:rsidR="002B35DD">
        <w:rPr>
          <w:rFonts w:ascii="Arial" w:hAnsi="Arial" w:cs="Arial" w:hint="eastAsia"/>
          <w:sz w:val="21"/>
          <w:szCs w:val="21"/>
        </w:rPr>
        <w:t>be call once in one process.</w:t>
      </w:r>
    </w:p>
    <w:p w:rsidR="00A12F0A" w:rsidRPr="00A41645" w:rsidRDefault="002B35DD" w:rsidP="00A12F0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Input Parameters:</w:t>
      </w:r>
    </w:p>
    <w:p w:rsidR="002B35DD" w:rsidRPr="002B35DD" w:rsidRDefault="002B35DD" w:rsidP="00402D22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i: value range is</w:t>
      </w:r>
      <w:r w:rsidR="00E5123D">
        <w:rPr>
          <w:rFonts w:ascii="Arial" w:hAnsi="Arial" w:cs="Arial" w:hint="eastAsia"/>
          <w:sz w:val="21"/>
          <w:szCs w:val="21"/>
        </w:rPr>
        <w:t xml:space="preserve"> </w:t>
      </w:r>
      <w:r w:rsidR="00402D22">
        <w:rPr>
          <w:rFonts w:ascii="Arial" w:hAnsi="Arial" w:cs="Arial" w:hint="eastAsia"/>
          <w:sz w:val="21"/>
          <w:szCs w:val="21"/>
        </w:rPr>
        <w:t>p</w:t>
      </w:r>
      <w:r w:rsidR="00402D22" w:rsidRPr="002D5136">
        <w:rPr>
          <w:rFonts w:ascii="Arial" w:hAnsi="Arial" w:cs="Arial"/>
          <w:sz w:val="21"/>
          <w:szCs w:val="21"/>
        </w:rPr>
        <w:t>arameter</w:t>
      </w:r>
      <w:r w:rsidR="00402D22">
        <w:rPr>
          <w:rFonts w:ascii="Arial" w:hAnsi="Arial" w:cs="Arial" w:hint="eastAsia"/>
          <w:sz w:val="21"/>
          <w:szCs w:val="21"/>
        </w:rPr>
        <w:t xml:space="preserve">s in </w:t>
      </w:r>
      <w:r w:rsidR="00E5123D">
        <w:rPr>
          <w:rFonts w:ascii="Arial" w:hAnsi="Arial" w:cs="Arial" w:hint="eastAsia"/>
          <w:sz w:val="21"/>
          <w:szCs w:val="21"/>
        </w:rPr>
        <w:t>following table</w:t>
      </w:r>
      <w:r>
        <w:rPr>
          <w:rFonts w:ascii="Arial" w:hAnsi="Arial" w:cs="Arial" w:hint="eastAsia"/>
          <w:sz w:val="21"/>
          <w:szCs w:val="21"/>
        </w:rPr>
        <w:t>; different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p</w:t>
      </w:r>
      <w:r w:rsidRPr="002D5136">
        <w:rPr>
          <w:rFonts w:ascii="Arial" w:hAnsi="Arial" w:cs="Arial"/>
          <w:sz w:val="21"/>
          <w:szCs w:val="21"/>
        </w:rPr>
        <w:t>arameter</w:t>
      </w:r>
      <w:r>
        <w:rPr>
          <w:rFonts w:ascii="Arial" w:hAnsi="Arial" w:cs="Arial" w:hint="eastAsia"/>
          <w:sz w:val="21"/>
          <w:szCs w:val="21"/>
        </w:rPr>
        <w:t xml:space="preserve">s can decide what formats of model files </w:t>
      </w:r>
      <w:r w:rsidRPr="00133770">
        <w:rPr>
          <w:rFonts w:ascii="Arial" w:hAnsi="Arial" w:cs="Arial"/>
          <w:sz w:val="21"/>
          <w:szCs w:val="21"/>
        </w:rPr>
        <w:t>Mold EX-Press</w:t>
      </w:r>
      <w:r>
        <w:rPr>
          <w:rFonts w:ascii="Arial" w:hAnsi="Arial" w:cs="Arial" w:hint="eastAsia"/>
          <w:sz w:val="21"/>
          <w:szCs w:val="21"/>
        </w:rPr>
        <w:t xml:space="preserve"> API will generate.</w:t>
      </w:r>
    </w:p>
    <w:tbl>
      <w:tblPr>
        <w:tblStyle w:val="a9"/>
        <w:tblW w:w="0" w:type="auto"/>
        <w:jc w:val="center"/>
        <w:tblInd w:w="263" w:type="dxa"/>
        <w:tblLook w:val="04A0" w:firstRow="1" w:lastRow="0" w:firstColumn="1" w:lastColumn="0" w:noHBand="0" w:noVBand="1"/>
      </w:tblPr>
      <w:tblGrid>
        <w:gridCol w:w="1302"/>
        <w:gridCol w:w="1583"/>
      </w:tblGrid>
      <w:tr w:rsidR="002B35DD" w:rsidTr="0091010B">
        <w:trPr>
          <w:jc w:val="center"/>
        </w:trPr>
        <w:tc>
          <w:tcPr>
            <w:tcW w:w="1302" w:type="dxa"/>
          </w:tcPr>
          <w:p w:rsidR="002B35DD" w:rsidRDefault="002B35DD" w:rsidP="00786B7D">
            <w:pPr>
              <w:pStyle w:val="a8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P</w:t>
            </w:r>
            <w:r w:rsidRPr="002D5136">
              <w:rPr>
                <w:rFonts w:ascii="Arial" w:hAnsi="Arial" w:cs="Arial"/>
                <w:sz w:val="21"/>
                <w:szCs w:val="21"/>
              </w:rPr>
              <w:t>arameter</w:t>
            </w:r>
            <w:r>
              <w:rPr>
                <w:rFonts w:ascii="Arial" w:hAnsi="Arial" w:cs="Arial" w:hint="eastAsia"/>
                <w:sz w:val="21"/>
                <w:szCs w:val="21"/>
              </w:rPr>
              <w:t>s</w:t>
            </w:r>
          </w:p>
        </w:tc>
        <w:tc>
          <w:tcPr>
            <w:tcW w:w="1583" w:type="dxa"/>
          </w:tcPr>
          <w:p w:rsidR="002B35DD" w:rsidRDefault="002B35DD" w:rsidP="00786B7D">
            <w:pPr>
              <w:pStyle w:val="a8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File formats</w:t>
            </w:r>
          </w:p>
        </w:tc>
      </w:tr>
      <w:tr w:rsidR="002B35DD" w:rsidTr="0091010B">
        <w:trPr>
          <w:jc w:val="center"/>
        </w:trPr>
        <w:tc>
          <w:tcPr>
            <w:tcW w:w="1302" w:type="dxa"/>
          </w:tcPr>
          <w:p w:rsidR="002B35DD" w:rsidRDefault="002B35DD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1</w:t>
            </w:r>
          </w:p>
        </w:tc>
        <w:tc>
          <w:tcPr>
            <w:tcW w:w="1583" w:type="dxa"/>
          </w:tcPr>
          <w:p w:rsidR="002B35DD" w:rsidRDefault="001E3E92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 xml:space="preserve">sat, </w:t>
            </w:r>
            <w:r w:rsidR="002B35DD">
              <w:rPr>
                <w:rFonts w:ascii="Arial" w:hAnsi="Arial" w:cs="Arial" w:hint="eastAsia"/>
                <w:sz w:val="21"/>
                <w:szCs w:val="21"/>
              </w:rPr>
              <w:t>dwg</w:t>
            </w:r>
          </w:p>
        </w:tc>
      </w:tr>
      <w:tr w:rsidR="002B35DD" w:rsidTr="0091010B">
        <w:trPr>
          <w:jc w:val="center"/>
        </w:trPr>
        <w:tc>
          <w:tcPr>
            <w:tcW w:w="1302" w:type="dxa"/>
          </w:tcPr>
          <w:p w:rsidR="002B35DD" w:rsidRDefault="002B35DD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4</w:t>
            </w:r>
          </w:p>
        </w:tc>
        <w:tc>
          <w:tcPr>
            <w:tcW w:w="1583" w:type="dxa"/>
          </w:tcPr>
          <w:p w:rsidR="002B35DD" w:rsidRDefault="001E3E92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</w:t>
            </w:r>
            <w:r w:rsidR="002B35DD">
              <w:rPr>
                <w:rFonts w:ascii="Arial" w:hAnsi="Arial" w:cs="Arial" w:hint="eastAsia"/>
                <w:sz w:val="21"/>
                <w:szCs w:val="21"/>
              </w:rPr>
              <w:t>at</w:t>
            </w:r>
          </w:p>
        </w:tc>
      </w:tr>
      <w:tr w:rsidR="002B35DD" w:rsidTr="0091010B">
        <w:trPr>
          <w:jc w:val="center"/>
        </w:trPr>
        <w:tc>
          <w:tcPr>
            <w:tcW w:w="1302" w:type="dxa"/>
          </w:tcPr>
          <w:p w:rsidR="002B35DD" w:rsidRDefault="002B35DD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5</w:t>
            </w:r>
          </w:p>
        </w:tc>
        <w:tc>
          <w:tcPr>
            <w:tcW w:w="1583" w:type="dxa"/>
          </w:tcPr>
          <w:p w:rsidR="002B35DD" w:rsidRDefault="001E3E92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 xml:space="preserve">sat, </w:t>
            </w:r>
            <w:r w:rsidR="002B35DD">
              <w:rPr>
                <w:rFonts w:ascii="Arial" w:hAnsi="Arial" w:cs="Arial" w:hint="eastAsia"/>
                <w:sz w:val="21"/>
                <w:szCs w:val="21"/>
              </w:rPr>
              <w:t>stp</w:t>
            </w:r>
          </w:p>
        </w:tc>
      </w:tr>
      <w:tr w:rsidR="001E3E92" w:rsidTr="0091010B">
        <w:trPr>
          <w:jc w:val="center"/>
        </w:trPr>
        <w:tc>
          <w:tcPr>
            <w:tcW w:w="1302" w:type="dxa"/>
          </w:tcPr>
          <w:p w:rsidR="001E3E92" w:rsidRDefault="001E3E92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6</w:t>
            </w:r>
          </w:p>
        </w:tc>
        <w:tc>
          <w:tcPr>
            <w:tcW w:w="1583" w:type="dxa"/>
          </w:tcPr>
          <w:p w:rsidR="001E3E92" w:rsidRDefault="001E3E92" w:rsidP="00786B7D">
            <w:pPr>
              <w:pStyle w:val="a8"/>
              <w:ind w:left="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 w:hint="eastAsia"/>
                <w:sz w:val="21"/>
                <w:szCs w:val="21"/>
              </w:rPr>
              <w:t>s</w:t>
            </w:r>
            <w:r>
              <w:rPr>
                <w:rFonts w:ascii="Arial" w:hAnsi="Arial" w:cs="Arial"/>
                <w:sz w:val="21"/>
                <w:szCs w:val="21"/>
              </w:rPr>
              <w:t>a</w:t>
            </w:r>
            <w:r>
              <w:rPr>
                <w:rFonts w:ascii="Arial" w:hAnsi="Arial" w:cs="Arial" w:hint="eastAsia"/>
                <w:sz w:val="21"/>
                <w:szCs w:val="21"/>
              </w:rPr>
              <w:t xml:space="preserve">t, </w:t>
            </w:r>
            <w:r>
              <w:rPr>
                <w:rFonts w:ascii="Arial" w:hAnsi="Arial" w:cs="Arial"/>
                <w:sz w:val="21"/>
                <w:szCs w:val="21"/>
              </w:rPr>
              <w:t>dwg</w:t>
            </w:r>
            <w:r>
              <w:rPr>
                <w:rFonts w:ascii="Arial" w:hAnsi="Arial" w:cs="Arial" w:hint="eastAsia"/>
                <w:sz w:val="21"/>
                <w:szCs w:val="21"/>
              </w:rPr>
              <w:t xml:space="preserve">, </w:t>
            </w:r>
            <w:r>
              <w:rPr>
                <w:rFonts w:ascii="Arial" w:hAnsi="Arial" w:cs="Arial"/>
                <w:sz w:val="21"/>
                <w:szCs w:val="21"/>
              </w:rPr>
              <w:t>x</w:t>
            </w:r>
            <w:r>
              <w:rPr>
                <w:rFonts w:ascii="Arial" w:hAnsi="Arial" w:cs="Arial" w:hint="eastAsia"/>
                <w:sz w:val="21"/>
                <w:szCs w:val="21"/>
              </w:rPr>
              <w:t>_t</w:t>
            </w:r>
          </w:p>
        </w:tc>
      </w:tr>
    </w:tbl>
    <w:p w:rsidR="00402D22" w:rsidRDefault="00402D22" w:rsidP="002B35DD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402D22" w:rsidRDefault="00402D22" w:rsidP="002B35DD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9D3160" w:rsidRPr="00402D22" w:rsidRDefault="00A12F0A" w:rsidP="00402D22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short oShowInterfaceDlg1(short i)</w:t>
      </w:r>
    </w:p>
    <w:p w:rsidR="002B35DD" w:rsidRPr="002B35DD" w:rsidRDefault="00B164EA" w:rsidP="002B35DD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Role: call</w:t>
      </w:r>
      <w:r w:rsidR="001E3E92">
        <w:rPr>
          <w:rFonts w:ascii="Arial" w:hAnsi="Arial" w:cs="Arial" w:hint="eastAsia"/>
          <w:sz w:val="21"/>
          <w:szCs w:val="21"/>
        </w:rPr>
        <w:t xml:space="preserve"> the first-</w:t>
      </w:r>
      <w:r w:rsidR="002B35DD">
        <w:rPr>
          <w:rFonts w:ascii="Arial" w:hAnsi="Arial" w:cs="Arial" w:hint="eastAsia"/>
          <w:sz w:val="21"/>
          <w:szCs w:val="21"/>
        </w:rPr>
        <w:t xml:space="preserve">class interface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10123E">
        <w:rPr>
          <w:rFonts w:ascii="Arial" w:hAnsi="Arial" w:cs="Arial" w:hint="eastAsia"/>
          <w:sz w:val="21"/>
          <w:szCs w:val="21"/>
        </w:rPr>
        <w:t>.</w:t>
      </w:r>
    </w:p>
    <w:p w:rsidR="002B35DD" w:rsidRPr="00A41645" w:rsidRDefault="002B35DD" w:rsidP="002B35DD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Input Parameters:</w:t>
      </w:r>
    </w:p>
    <w:p w:rsidR="00A12F0A" w:rsidRPr="001E3E92" w:rsidRDefault="002B35DD" w:rsidP="001E3E92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i: value range is integer from </w:t>
      </w:r>
      <w:r w:rsidR="00A12F0A">
        <w:rPr>
          <w:rFonts w:ascii="Arial" w:hAnsi="Arial" w:cs="Arial" w:hint="eastAsia"/>
          <w:sz w:val="21"/>
          <w:szCs w:val="21"/>
        </w:rPr>
        <w:t xml:space="preserve">0 </w:t>
      </w:r>
      <w:r>
        <w:rPr>
          <w:rFonts w:ascii="Arial" w:hAnsi="Arial" w:cs="Arial" w:hint="eastAsia"/>
          <w:sz w:val="21"/>
          <w:szCs w:val="21"/>
        </w:rPr>
        <w:t>to</w:t>
      </w:r>
      <w:r w:rsidR="00A12F0A">
        <w:rPr>
          <w:rFonts w:ascii="Arial" w:hAnsi="Arial" w:cs="Arial" w:hint="eastAsia"/>
          <w:sz w:val="21"/>
          <w:szCs w:val="21"/>
        </w:rPr>
        <w:t xml:space="preserve"> 5</w:t>
      </w:r>
      <w:r>
        <w:rPr>
          <w:rFonts w:ascii="Arial" w:hAnsi="Arial" w:cs="Arial" w:hint="eastAsia"/>
          <w:sz w:val="21"/>
          <w:szCs w:val="21"/>
        </w:rPr>
        <w:t xml:space="preserve">;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1E3E92">
        <w:rPr>
          <w:rFonts w:ascii="Arial" w:hAnsi="Arial" w:cs="Arial" w:hint="eastAsia"/>
          <w:sz w:val="21"/>
          <w:szCs w:val="21"/>
        </w:rPr>
        <w:t xml:space="preserve">will </w:t>
      </w:r>
      <w:r w:rsidR="00B164EA">
        <w:rPr>
          <w:rFonts w:ascii="Arial" w:hAnsi="Arial" w:cs="Arial" w:hint="eastAsia"/>
          <w:sz w:val="21"/>
          <w:szCs w:val="21"/>
        </w:rPr>
        <w:t xml:space="preserve">call </w:t>
      </w:r>
      <w:r w:rsidR="001E3E92">
        <w:rPr>
          <w:rFonts w:ascii="Arial" w:hAnsi="Arial" w:cs="Arial" w:hint="eastAsia"/>
          <w:sz w:val="21"/>
          <w:szCs w:val="21"/>
        </w:rPr>
        <w:t>the corresponding first-</w:t>
      </w:r>
      <w:r w:rsidRPr="001E3E92">
        <w:rPr>
          <w:rFonts w:ascii="Arial" w:hAnsi="Arial" w:cs="Arial" w:hint="eastAsia"/>
          <w:sz w:val="21"/>
          <w:szCs w:val="21"/>
        </w:rPr>
        <w:t>class interface according</w:t>
      </w:r>
      <w:r w:rsidR="0010123E" w:rsidRPr="001E3E92">
        <w:rPr>
          <w:rFonts w:ascii="Arial" w:hAnsi="Arial" w:cs="Arial" w:hint="eastAsia"/>
          <w:sz w:val="21"/>
          <w:szCs w:val="21"/>
        </w:rPr>
        <w:t xml:space="preserve"> to</w:t>
      </w:r>
      <w:r w:rsidRPr="001E3E92">
        <w:rPr>
          <w:rFonts w:ascii="Arial" w:hAnsi="Arial" w:cs="Arial" w:hint="eastAsia"/>
          <w:sz w:val="21"/>
          <w:szCs w:val="21"/>
        </w:rPr>
        <w:t xml:space="preserve"> </w:t>
      </w:r>
      <w:r w:rsidR="001E3E92">
        <w:rPr>
          <w:rFonts w:ascii="Arial" w:hAnsi="Arial" w:cs="Arial" w:hint="eastAsia"/>
          <w:sz w:val="21"/>
          <w:szCs w:val="21"/>
        </w:rPr>
        <w:t xml:space="preserve">the </w:t>
      </w:r>
      <w:r w:rsidRPr="001E3E92">
        <w:rPr>
          <w:rFonts w:ascii="Arial" w:hAnsi="Arial" w:cs="Arial" w:hint="eastAsia"/>
          <w:sz w:val="21"/>
          <w:szCs w:val="21"/>
        </w:rPr>
        <w:t>p</w:t>
      </w:r>
      <w:r w:rsidRPr="001E3E92">
        <w:rPr>
          <w:rFonts w:ascii="Arial" w:hAnsi="Arial" w:cs="Arial"/>
          <w:sz w:val="21"/>
          <w:szCs w:val="21"/>
        </w:rPr>
        <w:t>arameter</w:t>
      </w:r>
      <w:r w:rsidRPr="001E3E92">
        <w:rPr>
          <w:rFonts w:ascii="Arial" w:hAnsi="Arial" w:cs="Arial" w:hint="eastAsia"/>
          <w:sz w:val="21"/>
          <w:szCs w:val="21"/>
        </w:rPr>
        <w:t>s.</w:t>
      </w:r>
    </w:p>
    <w:p w:rsidR="00E22BCB" w:rsidRPr="00E22BCB" w:rsidRDefault="00E22BCB" w:rsidP="00E22BCB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</w:p>
    <w:p w:rsidR="00A12F0A" w:rsidRDefault="001E3E92" w:rsidP="00A12F0A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1962500D" wp14:editId="500F0B68">
            <wp:extent cx="4361249" cy="4292600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301" cy="42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CB" w:rsidRPr="00A41645" w:rsidRDefault="00E22BCB" w:rsidP="00E22BCB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Return Values:</w:t>
      </w:r>
    </w:p>
    <w:p w:rsidR="004B0A60" w:rsidRDefault="00D36B84" w:rsidP="00A005B0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s</w:t>
      </w:r>
      <w:r w:rsidR="00A12F0A">
        <w:rPr>
          <w:rFonts w:ascii="Arial" w:hAnsi="Arial" w:cs="Arial" w:hint="eastAsia"/>
          <w:sz w:val="21"/>
          <w:szCs w:val="21"/>
        </w:rPr>
        <w:t>hort</w:t>
      </w:r>
      <w:r w:rsidR="001E3E92">
        <w:rPr>
          <w:rFonts w:ascii="Arial" w:hAnsi="Arial" w:cs="Arial" w:hint="eastAsia"/>
          <w:sz w:val="21"/>
          <w:szCs w:val="21"/>
        </w:rPr>
        <w:t>: meaningless</w:t>
      </w:r>
      <w:r w:rsidR="00E22BCB">
        <w:rPr>
          <w:rFonts w:ascii="Arial" w:hAnsi="Arial" w:cs="Arial" w:hint="eastAsia"/>
          <w:sz w:val="21"/>
          <w:szCs w:val="21"/>
        </w:rPr>
        <w:t xml:space="preserve">;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E22BCB">
        <w:rPr>
          <w:rFonts w:ascii="Arial" w:hAnsi="Arial" w:cs="Arial" w:hint="eastAsia"/>
          <w:sz w:val="21"/>
          <w:szCs w:val="21"/>
        </w:rPr>
        <w:t xml:space="preserve"> use</w:t>
      </w:r>
      <w:r w:rsidR="001E3E92">
        <w:rPr>
          <w:rFonts w:ascii="Arial" w:hAnsi="Arial" w:cs="Arial" w:hint="eastAsia"/>
          <w:sz w:val="21"/>
          <w:szCs w:val="21"/>
        </w:rPr>
        <w:t xml:space="preserve"> it</w:t>
      </w:r>
      <w:r w:rsidR="00E22BCB">
        <w:rPr>
          <w:rFonts w:ascii="Arial" w:hAnsi="Arial" w:cs="Arial" w:hint="eastAsia"/>
          <w:sz w:val="21"/>
          <w:szCs w:val="21"/>
        </w:rPr>
        <w:t xml:space="preserve"> internally.</w:t>
      </w:r>
    </w:p>
    <w:p w:rsidR="00402D22" w:rsidRDefault="00402D22" w:rsidP="00A005B0">
      <w:pPr>
        <w:pStyle w:val="a8"/>
        <w:rPr>
          <w:rFonts w:ascii="Arial" w:hAnsi="Arial" w:cs="Arial"/>
          <w:sz w:val="21"/>
          <w:szCs w:val="21"/>
        </w:rPr>
      </w:pPr>
    </w:p>
    <w:p w:rsidR="0091010B" w:rsidRDefault="0091010B" w:rsidP="00A005B0">
      <w:pPr>
        <w:pStyle w:val="a8"/>
        <w:rPr>
          <w:rFonts w:ascii="Arial" w:hAnsi="Arial" w:cs="Arial"/>
          <w:sz w:val="21"/>
          <w:szCs w:val="21"/>
        </w:rPr>
      </w:pPr>
    </w:p>
    <w:p w:rsidR="009D3160" w:rsidRPr="0091010B" w:rsidRDefault="00A12F0A" w:rsidP="0091010B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91010B">
        <w:rPr>
          <w:rFonts w:ascii="Arial" w:hAnsi="Arial" w:cs="Arial"/>
          <w:color w:val="00B050"/>
          <w:sz w:val="21"/>
          <w:szCs w:val="21"/>
        </w:rPr>
        <w:lastRenderedPageBreak/>
        <w:t>short oShowInterfaceDlg2(short index, BOOL C_Value, short Setting)</w:t>
      </w:r>
    </w:p>
    <w:p w:rsidR="0010123E" w:rsidRDefault="0010123E" w:rsidP="0010123E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</w:t>
      </w:r>
      <w:r w:rsidR="00B164EA">
        <w:rPr>
          <w:rFonts w:ascii="Arial" w:hAnsi="Arial" w:cs="Arial" w:hint="eastAsia"/>
          <w:sz w:val="21"/>
          <w:szCs w:val="21"/>
        </w:rPr>
        <w:t>call</w:t>
      </w:r>
      <w:r w:rsidR="001E3E92">
        <w:rPr>
          <w:rFonts w:ascii="Arial" w:hAnsi="Arial" w:cs="Arial" w:hint="eastAsia"/>
          <w:sz w:val="21"/>
          <w:szCs w:val="21"/>
        </w:rPr>
        <w:t xml:space="preserve"> the second-</w:t>
      </w:r>
      <w:r>
        <w:rPr>
          <w:rFonts w:ascii="Arial" w:hAnsi="Arial" w:cs="Arial" w:hint="eastAsia"/>
          <w:sz w:val="21"/>
          <w:szCs w:val="21"/>
        </w:rPr>
        <w:t xml:space="preserve">class interface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for each category.</w:t>
      </w:r>
    </w:p>
    <w:p w:rsidR="00A12F0A" w:rsidRPr="0010123E" w:rsidRDefault="0010123E" w:rsidP="0010123E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Input Parameters:</w:t>
      </w:r>
    </w:p>
    <w:p w:rsidR="00372A7A" w:rsidRPr="0091010B" w:rsidRDefault="00D36B84" w:rsidP="0091010B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</w:t>
      </w:r>
      <w:r w:rsidR="00A12F0A" w:rsidRPr="008A2A08">
        <w:rPr>
          <w:rFonts w:ascii="Arial" w:hAnsi="Arial" w:cs="Arial"/>
          <w:sz w:val="21"/>
          <w:szCs w:val="21"/>
        </w:rPr>
        <w:t>ndex</w:t>
      </w:r>
      <w:r w:rsidR="0010123E">
        <w:rPr>
          <w:rFonts w:ascii="Arial" w:hAnsi="Arial" w:cs="Arial" w:hint="eastAsia"/>
          <w:sz w:val="21"/>
          <w:szCs w:val="21"/>
        </w:rPr>
        <w:t xml:space="preserve">: value range is integer from 0 to 34;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10123E">
        <w:rPr>
          <w:rFonts w:ascii="Arial" w:hAnsi="Arial" w:cs="Arial" w:hint="eastAsia"/>
          <w:sz w:val="21"/>
          <w:szCs w:val="21"/>
        </w:rPr>
        <w:t xml:space="preserve"> </w:t>
      </w:r>
      <w:r w:rsidR="00B164EA">
        <w:rPr>
          <w:rFonts w:ascii="Arial" w:hAnsi="Arial" w:cs="Arial" w:hint="eastAsia"/>
          <w:sz w:val="21"/>
          <w:szCs w:val="21"/>
        </w:rPr>
        <w:t>call</w:t>
      </w:r>
      <w:r w:rsidR="001E3E92">
        <w:rPr>
          <w:rFonts w:ascii="Arial" w:hAnsi="Arial" w:cs="Arial" w:hint="eastAsia"/>
          <w:sz w:val="21"/>
          <w:szCs w:val="21"/>
        </w:rPr>
        <w:t xml:space="preserve"> the second-</w:t>
      </w:r>
      <w:r w:rsidR="0091010B">
        <w:rPr>
          <w:rFonts w:ascii="Arial" w:hAnsi="Arial" w:cs="Arial" w:hint="eastAsia"/>
          <w:sz w:val="21"/>
          <w:szCs w:val="21"/>
        </w:rPr>
        <w:t>class</w:t>
      </w:r>
      <w:r w:rsidR="00372A7A" w:rsidRPr="0091010B">
        <w:rPr>
          <w:rFonts w:ascii="Arial" w:hAnsi="Arial" w:cs="Arial" w:hint="eastAsia"/>
          <w:sz w:val="21"/>
          <w:szCs w:val="21"/>
        </w:rPr>
        <w:t xml:space="preserve"> </w:t>
      </w:r>
    </w:p>
    <w:p w:rsidR="00A12F0A" w:rsidRDefault="00372A7A" w:rsidP="00D36B84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           </w:t>
      </w:r>
      <w:r w:rsidR="0010123E">
        <w:rPr>
          <w:rFonts w:ascii="Arial" w:hAnsi="Arial" w:cs="Arial" w:hint="eastAsia"/>
          <w:sz w:val="21"/>
          <w:szCs w:val="21"/>
        </w:rPr>
        <w:t>interface for corresponding category according to</w:t>
      </w:r>
      <w:r w:rsidR="001E3E92">
        <w:rPr>
          <w:rFonts w:ascii="Arial" w:hAnsi="Arial" w:cs="Arial" w:hint="eastAsia"/>
          <w:sz w:val="21"/>
          <w:szCs w:val="21"/>
        </w:rPr>
        <w:t xml:space="preserve"> the</w:t>
      </w:r>
      <w:r w:rsidR="0010123E">
        <w:rPr>
          <w:rFonts w:ascii="Arial" w:hAnsi="Arial" w:cs="Arial" w:hint="eastAsia"/>
          <w:sz w:val="21"/>
          <w:szCs w:val="21"/>
        </w:rPr>
        <w:t xml:space="preserve"> p</w:t>
      </w:r>
      <w:r w:rsidR="0010123E" w:rsidRPr="002D5136">
        <w:rPr>
          <w:rFonts w:ascii="Arial" w:hAnsi="Arial" w:cs="Arial"/>
          <w:sz w:val="21"/>
          <w:szCs w:val="21"/>
        </w:rPr>
        <w:t>arameter</w:t>
      </w:r>
      <w:r w:rsidR="0010123E">
        <w:rPr>
          <w:rFonts w:ascii="Arial" w:hAnsi="Arial" w:cs="Arial" w:hint="eastAsia"/>
          <w:sz w:val="21"/>
          <w:szCs w:val="21"/>
        </w:rPr>
        <w:t>s.</w:t>
      </w:r>
    </w:p>
    <w:p w:rsidR="0010123E" w:rsidRDefault="0010123E" w:rsidP="0010123E">
      <w:pPr>
        <w:pStyle w:val="a8"/>
        <w:spacing w:after="0"/>
        <w:ind w:left="360"/>
        <w:rPr>
          <w:rFonts w:ascii="Arial" w:hAnsi="Arial" w:cs="Arial"/>
          <w:sz w:val="21"/>
          <w:szCs w:val="21"/>
        </w:rPr>
      </w:pPr>
    </w:p>
    <w:p w:rsidR="00A12F0A" w:rsidRDefault="00786B7D" w:rsidP="00402D22">
      <w:pPr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2C15023" wp14:editId="25137F31">
            <wp:extent cx="4096735" cy="4032250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8663" cy="40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22" w:rsidRDefault="00402D22" w:rsidP="00402D22">
      <w:pPr>
        <w:spacing w:after="0"/>
        <w:jc w:val="center"/>
        <w:rPr>
          <w:rFonts w:ascii="Arial" w:hAnsi="Arial" w:cs="Arial"/>
          <w:sz w:val="21"/>
          <w:szCs w:val="21"/>
        </w:rPr>
      </w:pPr>
    </w:p>
    <w:p w:rsidR="00A12F0A" w:rsidRPr="00A41645" w:rsidRDefault="00A12F0A" w:rsidP="00D36B84">
      <w:pPr>
        <w:pStyle w:val="a8"/>
        <w:rPr>
          <w:rFonts w:ascii="Arial" w:hAnsi="Arial" w:cs="Arial"/>
          <w:sz w:val="21"/>
          <w:szCs w:val="21"/>
        </w:rPr>
      </w:pPr>
      <w:r w:rsidRPr="008A2A08">
        <w:rPr>
          <w:rFonts w:ascii="Arial" w:hAnsi="Arial" w:cs="Arial"/>
          <w:sz w:val="21"/>
          <w:szCs w:val="21"/>
        </w:rPr>
        <w:t>C_Value</w:t>
      </w:r>
      <w:r w:rsidR="0010123E">
        <w:rPr>
          <w:rFonts w:ascii="Arial" w:hAnsi="Arial" w:cs="Arial" w:hint="eastAsia"/>
          <w:sz w:val="21"/>
          <w:szCs w:val="21"/>
        </w:rPr>
        <w:t xml:space="preserve">: </w:t>
      </w:r>
      <w:r w:rsidRPr="00A41645">
        <w:rPr>
          <w:rFonts w:ascii="Arial" w:hAnsi="Arial" w:cs="Arial"/>
          <w:sz w:val="21"/>
          <w:szCs w:val="21"/>
        </w:rPr>
        <w:t>FALSE</w:t>
      </w:r>
      <w:r w:rsidR="0010123E">
        <w:rPr>
          <w:rFonts w:ascii="Arial" w:hAnsi="Arial" w:cs="Arial" w:hint="eastAsia"/>
          <w:sz w:val="21"/>
          <w:szCs w:val="21"/>
        </w:rPr>
        <w:t>; fixed value.</w:t>
      </w:r>
    </w:p>
    <w:p w:rsidR="00A12F0A" w:rsidRDefault="00A12F0A" w:rsidP="00D36B84">
      <w:pPr>
        <w:pStyle w:val="a8"/>
        <w:rPr>
          <w:rFonts w:ascii="Arial" w:hAnsi="Arial" w:cs="Arial"/>
          <w:sz w:val="21"/>
          <w:szCs w:val="21"/>
        </w:rPr>
      </w:pPr>
      <w:r w:rsidRPr="008A2A08">
        <w:rPr>
          <w:rFonts w:ascii="Arial" w:hAnsi="Arial" w:cs="Arial"/>
          <w:sz w:val="21"/>
          <w:szCs w:val="21"/>
        </w:rPr>
        <w:t>Setting</w:t>
      </w:r>
      <w:r w:rsidR="0010123E">
        <w:rPr>
          <w:rFonts w:ascii="Arial" w:hAnsi="Arial" w:cs="Arial" w:hint="eastAsia"/>
          <w:sz w:val="21"/>
          <w:szCs w:val="21"/>
        </w:rPr>
        <w:t xml:space="preserve">: </w:t>
      </w:r>
      <w:r>
        <w:rPr>
          <w:rFonts w:ascii="Arial" w:hAnsi="Arial" w:cs="Arial" w:hint="eastAsia"/>
          <w:sz w:val="21"/>
          <w:szCs w:val="21"/>
        </w:rPr>
        <w:t>0</w:t>
      </w:r>
      <w:r w:rsidR="0010123E">
        <w:rPr>
          <w:rFonts w:ascii="Arial" w:hAnsi="Arial" w:cs="Arial" w:hint="eastAsia"/>
          <w:sz w:val="21"/>
          <w:szCs w:val="21"/>
        </w:rPr>
        <w:t>; fixed value.</w:t>
      </w:r>
    </w:p>
    <w:p w:rsidR="0010123E" w:rsidRPr="00A41645" w:rsidRDefault="0010123E" w:rsidP="0010123E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Return Values:</w:t>
      </w:r>
    </w:p>
    <w:p w:rsidR="0010123E" w:rsidRDefault="00D36B84" w:rsidP="00D36B84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s</w:t>
      </w:r>
      <w:r w:rsidR="0010123E">
        <w:rPr>
          <w:rFonts w:ascii="Arial" w:hAnsi="Arial" w:cs="Arial" w:hint="eastAsia"/>
          <w:sz w:val="21"/>
          <w:szCs w:val="21"/>
        </w:rPr>
        <w:t xml:space="preserve">hort: meaningless;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10123E">
        <w:rPr>
          <w:rFonts w:ascii="Arial" w:hAnsi="Arial" w:cs="Arial" w:hint="eastAsia"/>
          <w:sz w:val="21"/>
          <w:szCs w:val="21"/>
        </w:rPr>
        <w:t xml:space="preserve"> use</w:t>
      </w:r>
      <w:r w:rsidR="001E3E92">
        <w:rPr>
          <w:rFonts w:ascii="Arial" w:hAnsi="Arial" w:cs="Arial" w:hint="eastAsia"/>
          <w:sz w:val="21"/>
          <w:szCs w:val="21"/>
        </w:rPr>
        <w:t xml:space="preserve"> it</w:t>
      </w:r>
      <w:r w:rsidR="0010123E">
        <w:rPr>
          <w:rFonts w:ascii="Arial" w:hAnsi="Arial" w:cs="Arial" w:hint="eastAsia"/>
          <w:sz w:val="21"/>
          <w:szCs w:val="21"/>
        </w:rPr>
        <w:t xml:space="preserve"> internally.</w:t>
      </w:r>
    </w:p>
    <w:p w:rsidR="00A12F0A" w:rsidRDefault="00A12F0A" w:rsidP="00A12F0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short oShowInterfaceDlg3(LPCTSTR strPara)</w:t>
      </w:r>
    </w:p>
    <w:p w:rsidR="0010123E" w:rsidRPr="00A41645" w:rsidRDefault="0010123E" w:rsidP="0072642F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</w:t>
      </w:r>
      <w:r w:rsidR="00B164EA">
        <w:rPr>
          <w:rFonts w:ascii="Arial" w:hAnsi="Arial" w:cs="Arial" w:hint="eastAsia"/>
          <w:sz w:val="21"/>
          <w:szCs w:val="21"/>
        </w:rPr>
        <w:t>call</w:t>
      </w:r>
      <w:bookmarkStart w:id="5" w:name="_GoBack"/>
      <w:bookmarkEnd w:id="5"/>
      <w:r w:rsidR="001E3E92">
        <w:rPr>
          <w:rFonts w:ascii="Arial" w:hAnsi="Arial" w:cs="Arial" w:hint="eastAsia"/>
          <w:sz w:val="21"/>
          <w:szCs w:val="21"/>
        </w:rPr>
        <w:t xml:space="preserve"> the third-</w:t>
      </w:r>
      <w:r w:rsidR="0072642F">
        <w:rPr>
          <w:rFonts w:ascii="Arial" w:hAnsi="Arial" w:cs="Arial" w:hint="eastAsia"/>
          <w:sz w:val="21"/>
          <w:szCs w:val="21"/>
        </w:rPr>
        <w:t xml:space="preserve">class interface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72642F">
        <w:rPr>
          <w:rFonts w:ascii="Arial" w:hAnsi="Arial" w:cs="Arial" w:hint="eastAsia"/>
          <w:sz w:val="21"/>
          <w:szCs w:val="21"/>
        </w:rPr>
        <w:t xml:space="preserve"> for specific model; used for modifying.</w:t>
      </w:r>
    </w:p>
    <w:p w:rsidR="0072642F" w:rsidRPr="0010123E" w:rsidRDefault="0072642F" w:rsidP="0072642F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Input Parameters:</w:t>
      </w:r>
    </w:p>
    <w:p w:rsidR="00A12F0A" w:rsidRDefault="00A12F0A" w:rsidP="00D36B84">
      <w:pPr>
        <w:pStyle w:val="a8"/>
        <w:rPr>
          <w:rFonts w:ascii="Arial" w:hAnsi="Arial" w:cs="Arial"/>
          <w:sz w:val="21"/>
          <w:szCs w:val="21"/>
        </w:rPr>
      </w:pPr>
      <w:r w:rsidRPr="00445B7E">
        <w:rPr>
          <w:rFonts w:ascii="Arial" w:hAnsi="Arial" w:cs="Arial"/>
          <w:sz w:val="21"/>
          <w:szCs w:val="21"/>
        </w:rPr>
        <w:t>strPara</w:t>
      </w:r>
      <w:r w:rsidR="0072642F">
        <w:rPr>
          <w:rFonts w:ascii="Arial" w:hAnsi="Arial" w:cs="Arial" w:hint="eastAsia"/>
          <w:sz w:val="21"/>
          <w:szCs w:val="21"/>
        </w:rPr>
        <w:t>:</w:t>
      </w:r>
      <w:r w:rsidR="00B164EA">
        <w:rPr>
          <w:rFonts w:ascii="Arial" w:hAnsi="Arial" w:cs="Arial" w:hint="eastAsia"/>
          <w:sz w:val="21"/>
          <w:szCs w:val="21"/>
        </w:rPr>
        <w:t xml:space="preserve"> the</w:t>
      </w:r>
      <w:r w:rsidR="0072642F">
        <w:rPr>
          <w:rFonts w:ascii="Arial" w:hAnsi="Arial" w:cs="Arial" w:hint="eastAsia"/>
          <w:sz w:val="21"/>
          <w:szCs w:val="21"/>
        </w:rPr>
        <w:t xml:space="preserve"> modify string</w:t>
      </w:r>
      <w:r w:rsidR="0064138C">
        <w:rPr>
          <w:rFonts w:ascii="Arial" w:hAnsi="Arial" w:cs="Arial" w:hint="eastAsia"/>
          <w:sz w:val="21"/>
          <w:szCs w:val="21"/>
        </w:rPr>
        <w:t xml:space="preserve"> for </w:t>
      </w:r>
      <w:r w:rsidR="0064138C">
        <w:rPr>
          <w:rFonts w:ascii="Arial" w:hAnsi="Arial" w:cs="Arial"/>
          <w:sz w:val="21"/>
          <w:szCs w:val="21"/>
        </w:rPr>
        <w:t>specif</w:t>
      </w:r>
      <w:r w:rsidR="0064138C">
        <w:rPr>
          <w:rFonts w:ascii="Arial" w:hAnsi="Arial" w:cs="Arial" w:hint="eastAsia"/>
          <w:sz w:val="21"/>
          <w:szCs w:val="21"/>
        </w:rPr>
        <w:t>ic model</w:t>
      </w:r>
    </w:p>
    <w:p w:rsidR="0010123E" w:rsidRPr="00A41645" w:rsidRDefault="0010123E" w:rsidP="0010123E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Return Values:</w:t>
      </w:r>
    </w:p>
    <w:p w:rsidR="004B0A60" w:rsidRDefault="00D36B84" w:rsidP="00402D22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s</w:t>
      </w:r>
      <w:r w:rsidR="0010123E">
        <w:rPr>
          <w:rFonts w:ascii="Arial" w:hAnsi="Arial" w:cs="Arial" w:hint="eastAsia"/>
          <w:sz w:val="21"/>
          <w:szCs w:val="21"/>
        </w:rPr>
        <w:t xml:space="preserve">hort: meaningless;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10123E">
        <w:rPr>
          <w:rFonts w:ascii="Arial" w:hAnsi="Arial" w:cs="Arial" w:hint="eastAsia"/>
          <w:sz w:val="21"/>
          <w:szCs w:val="21"/>
        </w:rPr>
        <w:t xml:space="preserve"> use</w:t>
      </w:r>
      <w:r w:rsidR="001E3E92">
        <w:rPr>
          <w:rFonts w:ascii="Arial" w:hAnsi="Arial" w:cs="Arial" w:hint="eastAsia"/>
          <w:sz w:val="21"/>
          <w:szCs w:val="21"/>
        </w:rPr>
        <w:t xml:space="preserve"> it</w:t>
      </w:r>
      <w:r w:rsidR="0010123E">
        <w:rPr>
          <w:rFonts w:ascii="Arial" w:hAnsi="Arial" w:cs="Arial" w:hint="eastAsia"/>
          <w:sz w:val="21"/>
          <w:szCs w:val="21"/>
        </w:rPr>
        <w:t xml:space="preserve"> internally.</w:t>
      </w:r>
    </w:p>
    <w:p w:rsidR="00402D22" w:rsidRDefault="00402D22" w:rsidP="00402D22">
      <w:pPr>
        <w:pStyle w:val="a8"/>
        <w:rPr>
          <w:rFonts w:ascii="Arial" w:hAnsi="Arial" w:cs="Arial"/>
          <w:sz w:val="21"/>
          <w:szCs w:val="21"/>
        </w:rPr>
      </w:pPr>
    </w:p>
    <w:p w:rsidR="00402D22" w:rsidRPr="00402D22" w:rsidRDefault="00402D22" w:rsidP="00402D22">
      <w:pPr>
        <w:pStyle w:val="a8"/>
        <w:rPr>
          <w:rFonts w:ascii="Arial" w:hAnsi="Arial" w:cs="Arial"/>
          <w:sz w:val="21"/>
          <w:szCs w:val="21"/>
        </w:rPr>
      </w:pPr>
    </w:p>
    <w:p w:rsidR="00A12F0A" w:rsidRPr="004B0A60" w:rsidRDefault="00A12F0A" w:rsidP="004B0A60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4B0A60">
        <w:rPr>
          <w:rFonts w:ascii="Arial" w:hAnsi="Arial" w:cs="Arial"/>
          <w:color w:val="00B050"/>
          <w:sz w:val="21"/>
          <w:szCs w:val="21"/>
        </w:rPr>
        <w:t>short oGetParaCount()</w:t>
      </w:r>
    </w:p>
    <w:p w:rsidR="0072642F" w:rsidRPr="00AA4D60" w:rsidRDefault="0072642F" w:rsidP="0072642F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get </w:t>
      </w:r>
      <w:r w:rsidR="0091010B">
        <w:rPr>
          <w:rFonts w:ascii="Arial" w:hAnsi="Arial" w:cs="Arial" w:hint="eastAsia"/>
          <w:sz w:val="21"/>
          <w:szCs w:val="21"/>
        </w:rPr>
        <w:t>the number of properties</w:t>
      </w:r>
      <w:r>
        <w:rPr>
          <w:rFonts w:ascii="Arial" w:hAnsi="Arial" w:cs="Arial" w:hint="eastAsia"/>
          <w:sz w:val="21"/>
          <w:szCs w:val="21"/>
        </w:rPr>
        <w:t xml:space="preserve"> in model.</w:t>
      </w:r>
    </w:p>
    <w:p w:rsidR="0072642F" w:rsidRPr="00A41645" w:rsidRDefault="0072642F" w:rsidP="0072642F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Return Values:</w:t>
      </w:r>
    </w:p>
    <w:p w:rsidR="00A12F0A" w:rsidRDefault="00D36B84" w:rsidP="00D36B84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s</w:t>
      </w:r>
      <w:r w:rsidR="00A12F0A">
        <w:rPr>
          <w:rFonts w:ascii="Arial" w:hAnsi="Arial" w:cs="Arial" w:hint="eastAsia"/>
          <w:sz w:val="21"/>
          <w:szCs w:val="21"/>
        </w:rPr>
        <w:t>hort</w:t>
      </w:r>
      <w:r w:rsidR="0072642F">
        <w:rPr>
          <w:rFonts w:ascii="Arial" w:hAnsi="Arial" w:cs="Arial" w:hint="eastAsia"/>
          <w:sz w:val="21"/>
          <w:szCs w:val="21"/>
        </w:rPr>
        <w:t xml:space="preserve">: </w:t>
      </w:r>
      <w:r w:rsidR="0091010B">
        <w:rPr>
          <w:rFonts w:ascii="Arial" w:hAnsi="Arial" w:cs="Arial" w:hint="eastAsia"/>
          <w:sz w:val="21"/>
          <w:szCs w:val="21"/>
        </w:rPr>
        <w:t xml:space="preserve">the </w:t>
      </w:r>
      <w:r w:rsidR="0072642F">
        <w:rPr>
          <w:rFonts w:ascii="Arial" w:hAnsi="Arial" w:cs="Arial" w:hint="eastAsia"/>
          <w:sz w:val="21"/>
          <w:szCs w:val="21"/>
        </w:rPr>
        <w:t xml:space="preserve">number of </w:t>
      </w:r>
      <w:r w:rsidR="0091010B">
        <w:rPr>
          <w:rFonts w:ascii="Arial" w:hAnsi="Arial" w:cs="Arial" w:hint="eastAsia"/>
          <w:sz w:val="21"/>
          <w:szCs w:val="21"/>
        </w:rPr>
        <w:t>properties</w:t>
      </w:r>
      <w:r w:rsidR="001E3E92">
        <w:rPr>
          <w:rFonts w:ascii="Arial" w:hAnsi="Arial" w:cs="Arial" w:hint="eastAsia"/>
          <w:sz w:val="21"/>
          <w:szCs w:val="21"/>
        </w:rPr>
        <w:t xml:space="preserve"> </w:t>
      </w:r>
      <w:r w:rsidR="0072642F">
        <w:rPr>
          <w:rFonts w:ascii="Arial" w:hAnsi="Arial" w:cs="Arial" w:hint="eastAsia"/>
          <w:sz w:val="21"/>
          <w:szCs w:val="21"/>
        </w:rPr>
        <w:t>in model</w:t>
      </w:r>
    </w:p>
    <w:p w:rsidR="00A12F0A" w:rsidRPr="00A41645" w:rsidRDefault="00A12F0A" w:rsidP="00A12F0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CString oGetParaName(short index)</w:t>
      </w:r>
    </w:p>
    <w:p w:rsidR="0072642F" w:rsidRDefault="0072642F" w:rsidP="0072642F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Role: get</w:t>
      </w:r>
      <w:r w:rsidR="004E58EB">
        <w:rPr>
          <w:rFonts w:ascii="Arial" w:hAnsi="Arial" w:cs="Arial" w:hint="eastAsia"/>
          <w:sz w:val="21"/>
          <w:szCs w:val="21"/>
        </w:rPr>
        <w:t xml:space="preserve"> the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1E3E92">
        <w:rPr>
          <w:rFonts w:ascii="Arial" w:hAnsi="Arial" w:cs="Arial" w:hint="eastAsia"/>
          <w:sz w:val="21"/>
          <w:szCs w:val="21"/>
        </w:rPr>
        <w:t>property</w:t>
      </w:r>
      <w:r>
        <w:rPr>
          <w:rFonts w:ascii="Arial" w:hAnsi="Arial" w:cs="Arial" w:hint="eastAsia"/>
          <w:sz w:val="21"/>
          <w:szCs w:val="21"/>
        </w:rPr>
        <w:t xml:space="preserve"> name at index position in model.</w:t>
      </w:r>
    </w:p>
    <w:p w:rsidR="0064138C" w:rsidRPr="0010123E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Input Parameters:</w:t>
      </w:r>
    </w:p>
    <w:p w:rsidR="0064138C" w:rsidRDefault="0064138C" w:rsidP="00D36B84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</w:t>
      </w:r>
      <w:r w:rsidR="00A12F0A">
        <w:rPr>
          <w:rFonts w:ascii="Arial" w:hAnsi="Arial" w:cs="Arial" w:hint="eastAsia"/>
          <w:sz w:val="21"/>
          <w:szCs w:val="21"/>
        </w:rPr>
        <w:t>ndex</w:t>
      </w:r>
      <w:r>
        <w:rPr>
          <w:rFonts w:ascii="Arial" w:hAnsi="Arial" w:cs="Arial" w:hint="eastAsia"/>
          <w:sz w:val="21"/>
          <w:szCs w:val="21"/>
        </w:rPr>
        <w:t>: value range is integer from 0 to</w:t>
      </w:r>
      <w:r w:rsidR="001E3E92">
        <w:rPr>
          <w:rFonts w:ascii="Arial" w:hAnsi="Arial" w:cs="Arial" w:hint="eastAsia"/>
          <w:sz w:val="21"/>
          <w:szCs w:val="21"/>
        </w:rPr>
        <w:t xml:space="preserve"> the</w:t>
      </w:r>
      <w:r>
        <w:rPr>
          <w:rFonts w:ascii="Arial" w:hAnsi="Arial" w:cs="Arial" w:hint="eastAsia"/>
          <w:sz w:val="21"/>
          <w:szCs w:val="21"/>
        </w:rPr>
        <w:t xml:space="preserve"> number of </w:t>
      </w:r>
      <w:r w:rsidR="0091010B">
        <w:rPr>
          <w:rFonts w:ascii="Arial" w:hAnsi="Arial" w:cs="Arial" w:hint="eastAsia"/>
          <w:sz w:val="21"/>
          <w:szCs w:val="21"/>
        </w:rPr>
        <w:t>properties</w:t>
      </w:r>
      <w:r w:rsidR="001E3E92">
        <w:rPr>
          <w:rFonts w:ascii="Arial" w:hAnsi="Arial" w:cs="Arial" w:hint="eastAsia"/>
          <w:sz w:val="21"/>
          <w:szCs w:val="21"/>
        </w:rPr>
        <w:t>; an one-</w:t>
      </w:r>
      <w:r>
        <w:rPr>
          <w:rFonts w:ascii="Arial" w:hAnsi="Arial" w:cs="Arial" w:hint="eastAsia"/>
          <w:sz w:val="21"/>
          <w:szCs w:val="21"/>
        </w:rPr>
        <w:t xml:space="preserve">one </w:t>
      </w:r>
      <w:r w:rsidRPr="007D2A87">
        <w:rPr>
          <w:rFonts w:ascii="Arial" w:hAnsi="Arial" w:cs="Arial"/>
          <w:sz w:val="21"/>
          <w:szCs w:val="21"/>
        </w:rPr>
        <w:t>correlation</w:t>
      </w:r>
      <w:r w:rsidRPr="007D2A87">
        <w:rPr>
          <w:rFonts w:ascii="Arial" w:hAnsi="Arial" w:cs="Arial" w:hint="eastAsia"/>
          <w:sz w:val="21"/>
          <w:szCs w:val="21"/>
        </w:rPr>
        <w:t xml:space="preserve"> </w:t>
      </w:r>
      <w:r w:rsidR="001E3E92">
        <w:rPr>
          <w:rFonts w:ascii="Arial" w:hAnsi="Arial" w:cs="Arial" w:hint="eastAsia"/>
          <w:sz w:val="21"/>
          <w:szCs w:val="21"/>
        </w:rPr>
        <w:t xml:space="preserve">exist between </w:t>
      </w:r>
      <w:r w:rsidR="0091010B">
        <w:rPr>
          <w:rFonts w:ascii="Arial" w:hAnsi="Arial" w:cs="Arial" w:hint="eastAsia"/>
          <w:sz w:val="21"/>
          <w:szCs w:val="21"/>
        </w:rPr>
        <w:t xml:space="preserve">the </w:t>
      </w:r>
      <w:r w:rsidR="001E3E92">
        <w:rPr>
          <w:rFonts w:ascii="Arial" w:hAnsi="Arial" w:cs="Arial" w:hint="eastAsia"/>
          <w:sz w:val="21"/>
          <w:szCs w:val="21"/>
        </w:rPr>
        <w:t>property</w:t>
      </w:r>
      <w:r>
        <w:rPr>
          <w:rFonts w:ascii="Arial" w:hAnsi="Arial" w:cs="Arial" w:hint="eastAsia"/>
          <w:sz w:val="21"/>
          <w:szCs w:val="21"/>
        </w:rPr>
        <w:t xml:space="preserve"> name and value at the same index position.</w:t>
      </w:r>
    </w:p>
    <w:p w:rsidR="0064138C" w:rsidRPr="00A41645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Return Values:</w:t>
      </w:r>
    </w:p>
    <w:p w:rsidR="00A12F0A" w:rsidRDefault="00A12F0A" w:rsidP="00D36B84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CString</w:t>
      </w:r>
      <w:r w:rsidR="0064138C">
        <w:rPr>
          <w:rFonts w:ascii="Arial" w:hAnsi="Arial" w:cs="Arial" w:hint="eastAsia"/>
          <w:sz w:val="21"/>
          <w:szCs w:val="21"/>
        </w:rPr>
        <w:t xml:space="preserve">: </w:t>
      </w:r>
      <w:r w:rsidR="004E58EB">
        <w:rPr>
          <w:rFonts w:ascii="Arial" w:hAnsi="Arial" w:cs="Arial" w:hint="eastAsia"/>
          <w:sz w:val="21"/>
          <w:szCs w:val="21"/>
        </w:rPr>
        <w:t xml:space="preserve">the </w:t>
      </w:r>
      <w:r w:rsidR="001E3E92">
        <w:rPr>
          <w:rFonts w:ascii="Arial" w:hAnsi="Arial" w:cs="Arial" w:hint="eastAsia"/>
          <w:sz w:val="21"/>
          <w:szCs w:val="21"/>
        </w:rPr>
        <w:t xml:space="preserve">property </w:t>
      </w:r>
      <w:r w:rsidR="0064138C">
        <w:rPr>
          <w:rFonts w:ascii="Arial" w:hAnsi="Arial" w:cs="Arial" w:hint="eastAsia"/>
          <w:sz w:val="21"/>
          <w:szCs w:val="21"/>
        </w:rPr>
        <w:t>name at index position in model</w:t>
      </w:r>
    </w:p>
    <w:p w:rsidR="00A12F0A" w:rsidRPr="00A41645" w:rsidRDefault="00A12F0A" w:rsidP="00A12F0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CString oGetParaVlaue(short index)</w:t>
      </w:r>
    </w:p>
    <w:p w:rsidR="0064138C" w:rsidRDefault="0064138C" w:rsidP="00A12F0A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get </w:t>
      </w:r>
      <w:r w:rsidR="004E58EB">
        <w:rPr>
          <w:rFonts w:ascii="Arial" w:hAnsi="Arial" w:cs="Arial" w:hint="eastAsia"/>
          <w:sz w:val="21"/>
          <w:szCs w:val="21"/>
        </w:rPr>
        <w:t xml:space="preserve">the </w:t>
      </w:r>
      <w:r w:rsidR="001E3E92">
        <w:rPr>
          <w:rFonts w:ascii="Arial" w:hAnsi="Arial" w:cs="Arial" w:hint="eastAsia"/>
          <w:sz w:val="21"/>
          <w:szCs w:val="21"/>
        </w:rPr>
        <w:t xml:space="preserve">property </w:t>
      </w:r>
      <w:r>
        <w:rPr>
          <w:rFonts w:ascii="Arial" w:hAnsi="Arial" w:cs="Arial" w:hint="eastAsia"/>
          <w:sz w:val="21"/>
          <w:szCs w:val="21"/>
        </w:rPr>
        <w:t>value at index position in model.</w:t>
      </w:r>
    </w:p>
    <w:p w:rsidR="0064138C" w:rsidRPr="0010123E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Input Parameters:</w:t>
      </w:r>
    </w:p>
    <w:p w:rsidR="0064138C" w:rsidRDefault="0064138C" w:rsidP="00D36B84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index: value range is integer from 0 to </w:t>
      </w:r>
      <w:r w:rsidR="001E3E92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 xml:space="preserve">number of </w:t>
      </w:r>
      <w:r w:rsidR="004E58EB">
        <w:rPr>
          <w:rFonts w:ascii="Arial" w:hAnsi="Arial" w:cs="Arial" w:hint="eastAsia"/>
          <w:sz w:val="21"/>
          <w:szCs w:val="21"/>
        </w:rPr>
        <w:t>properties</w:t>
      </w:r>
      <w:r>
        <w:rPr>
          <w:rFonts w:ascii="Arial" w:hAnsi="Arial" w:cs="Arial" w:hint="eastAsia"/>
          <w:sz w:val="21"/>
          <w:szCs w:val="21"/>
        </w:rPr>
        <w:t xml:space="preserve">; </w:t>
      </w:r>
      <w:r w:rsidR="001E3E92">
        <w:rPr>
          <w:rFonts w:ascii="Arial" w:hAnsi="Arial" w:cs="Arial" w:hint="eastAsia"/>
          <w:sz w:val="21"/>
          <w:szCs w:val="21"/>
        </w:rPr>
        <w:t xml:space="preserve">an one-one </w:t>
      </w:r>
      <w:r w:rsidR="001E3E92" w:rsidRPr="007D2A87">
        <w:rPr>
          <w:rFonts w:ascii="Arial" w:hAnsi="Arial" w:cs="Arial"/>
          <w:sz w:val="21"/>
          <w:szCs w:val="21"/>
        </w:rPr>
        <w:t>correlation</w:t>
      </w:r>
      <w:r w:rsidR="001E3E92" w:rsidRPr="007D2A87">
        <w:rPr>
          <w:rFonts w:ascii="Arial" w:hAnsi="Arial" w:cs="Arial" w:hint="eastAsia"/>
          <w:sz w:val="21"/>
          <w:szCs w:val="21"/>
        </w:rPr>
        <w:t xml:space="preserve"> </w:t>
      </w:r>
      <w:r w:rsidR="001E3E92">
        <w:rPr>
          <w:rFonts w:ascii="Arial" w:hAnsi="Arial" w:cs="Arial" w:hint="eastAsia"/>
          <w:sz w:val="21"/>
          <w:szCs w:val="21"/>
        </w:rPr>
        <w:t>exist</w:t>
      </w:r>
      <w:r w:rsidRPr="007D2A87"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 xml:space="preserve">between </w:t>
      </w:r>
      <w:r w:rsidR="004E58EB">
        <w:rPr>
          <w:rFonts w:ascii="Arial" w:hAnsi="Arial" w:cs="Arial" w:hint="eastAsia"/>
          <w:sz w:val="21"/>
          <w:szCs w:val="21"/>
        </w:rPr>
        <w:t xml:space="preserve">the </w:t>
      </w:r>
      <w:r w:rsidR="001E3E92">
        <w:rPr>
          <w:rFonts w:ascii="Arial" w:hAnsi="Arial" w:cs="Arial" w:hint="eastAsia"/>
          <w:sz w:val="21"/>
          <w:szCs w:val="21"/>
        </w:rPr>
        <w:t xml:space="preserve">property </w:t>
      </w:r>
      <w:r>
        <w:rPr>
          <w:rFonts w:ascii="Arial" w:hAnsi="Arial" w:cs="Arial" w:hint="eastAsia"/>
          <w:sz w:val="21"/>
          <w:szCs w:val="21"/>
        </w:rPr>
        <w:t>name and value at the same index position</w:t>
      </w:r>
    </w:p>
    <w:p w:rsidR="0064138C" w:rsidRPr="00A41645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Return Values:</w:t>
      </w:r>
    </w:p>
    <w:p w:rsidR="0064138C" w:rsidRDefault="0064138C" w:rsidP="00D36B84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CString: </w:t>
      </w:r>
      <w:r w:rsidR="004E58EB">
        <w:rPr>
          <w:rFonts w:ascii="Arial" w:hAnsi="Arial" w:cs="Arial" w:hint="eastAsia"/>
          <w:sz w:val="21"/>
          <w:szCs w:val="21"/>
        </w:rPr>
        <w:t xml:space="preserve">the </w:t>
      </w:r>
      <w:r w:rsidR="001E3E92">
        <w:rPr>
          <w:rFonts w:ascii="Arial" w:hAnsi="Arial" w:cs="Arial" w:hint="eastAsia"/>
          <w:sz w:val="21"/>
          <w:szCs w:val="21"/>
        </w:rPr>
        <w:t xml:space="preserve">property </w:t>
      </w:r>
      <w:r>
        <w:rPr>
          <w:rFonts w:ascii="Arial" w:hAnsi="Arial" w:cs="Arial" w:hint="eastAsia"/>
          <w:sz w:val="21"/>
          <w:szCs w:val="21"/>
        </w:rPr>
        <w:t>value at index position in model</w:t>
      </w:r>
    </w:p>
    <w:p w:rsidR="00A12F0A" w:rsidRDefault="00A12F0A" w:rsidP="00A12F0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CString oGetTypeName()</w:t>
      </w:r>
    </w:p>
    <w:p w:rsidR="0064138C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get </w:t>
      </w:r>
      <w:r w:rsidR="004E58EB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 xml:space="preserve">Type </w:t>
      </w:r>
      <w:r w:rsidR="00786B7D">
        <w:rPr>
          <w:rFonts w:ascii="Arial" w:hAnsi="Arial" w:cs="Arial" w:hint="eastAsia"/>
          <w:sz w:val="21"/>
          <w:szCs w:val="21"/>
        </w:rPr>
        <w:t>of</w:t>
      </w:r>
      <w:r>
        <w:rPr>
          <w:rFonts w:ascii="Arial" w:hAnsi="Arial" w:cs="Arial" w:hint="eastAsia"/>
          <w:sz w:val="21"/>
          <w:szCs w:val="21"/>
        </w:rPr>
        <w:t xml:space="preserve"> model.</w:t>
      </w:r>
    </w:p>
    <w:p w:rsidR="0064138C" w:rsidRPr="00A41645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Return Values:</w:t>
      </w:r>
    </w:p>
    <w:p w:rsidR="003B4EDB" w:rsidRDefault="00A12F0A" w:rsidP="003B4EDB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CString</w:t>
      </w:r>
      <w:r w:rsidR="0064138C">
        <w:rPr>
          <w:rFonts w:ascii="Arial" w:hAnsi="Arial" w:cs="Arial" w:hint="eastAsia"/>
          <w:sz w:val="21"/>
          <w:szCs w:val="21"/>
        </w:rPr>
        <w:t xml:space="preserve">: </w:t>
      </w:r>
      <w:r w:rsidR="004E58EB">
        <w:rPr>
          <w:rFonts w:ascii="Arial" w:hAnsi="Arial" w:cs="Arial" w:hint="eastAsia"/>
          <w:sz w:val="21"/>
          <w:szCs w:val="21"/>
        </w:rPr>
        <w:t xml:space="preserve">the </w:t>
      </w:r>
      <w:r w:rsidR="00786B7D">
        <w:rPr>
          <w:rFonts w:ascii="Arial" w:hAnsi="Arial" w:cs="Arial" w:hint="eastAsia"/>
          <w:sz w:val="21"/>
          <w:szCs w:val="21"/>
        </w:rPr>
        <w:t>Type of model</w:t>
      </w:r>
    </w:p>
    <w:p w:rsidR="003B4EDB" w:rsidRPr="003B4EDB" w:rsidRDefault="003B4EDB" w:rsidP="003B4EDB">
      <w:pPr>
        <w:pStyle w:val="a8"/>
        <w:rPr>
          <w:rFonts w:ascii="Arial" w:hAnsi="Arial" w:cs="Arial"/>
          <w:color w:val="FF0000"/>
          <w:sz w:val="21"/>
          <w:szCs w:val="21"/>
        </w:rPr>
      </w:pPr>
      <w:r w:rsidRPr="003B4EDB">
        <w:rPr>
          <w:rFonts w:ascii="Arial" w:hAnsi="Arial" w:cs="Arial" w:hint="eastAsia"/>
          <w:color w:val="FF0000"/>
          <w:sz w:val="21"/>
          <w:szCs w:val="21"/>
        </w:rPr>
        <w:t xml:space="preserve">Note: the </w:t>
      </w:r>
      <w:r w:rsidRPr="003B4EDB">
        <w:rPr>
          <w:rFonts w:ascii="Arial" w:hAnsi="Arial" w:cs="Arial"/>
          <w:color w:val="FF0000"/>
          <w:sz w:val="21"/>
          <w:szCs w:val="21"/>
        </w:rPr>
        <w:t>return</w:t>
      </w:r>
      <w:r w:rsidRPr="003B4EDB">
        <w:rPr>
          <w:rFonts w:ascii="Arial" w:hAnsi="Arial" w:cs="Arial" w:hint="eastAsia"/>
          <w:color w:val="FF0000"/>
          <w:sz w:val="21"/>
          <w:szCs w:val="21"/>
        </w:rPr>
        <w:t xml:space="preserve"> Type can be used to check if end-user import model successfully; if </w:t>
      </w:r>
      <w:r w:rsidR="004E58EB">
        <w:rPr>
          <w:rFonts w:ascii="Arial" w:hAnsi="Arial" w:cs="Arial" w:hint="eastAsia"/>
          <w:color w:val="FF0000"/>
          <w:sz w:val="21"/>
          <w:szCs w:val="21"/>
        </w:rPr>
        <w:t xml:space="preserve">the </w:t>
      </w:r>
      <w:r w:rsidRPr="003B4EDB">
        <w:rPr>
          <w:rFonts w:ascii="Arial" w:hAnsi="Arial" w:cs="Arial" w:hint="eastAsia"/>
          <w:color w:val="FF0000"/>
          <w:sz w:val="21"/>
          <w:szCs w:val="21"/>
        </w:rPr>
        <w:t xml:space="preserve">Type is null, that means end-user close </w:t>
      </w:r>
      <w:r w:rsidR="00372A7A">
        <w:rPr>
          <w:rFonts w:ascii="Arial" w:hAnsi="Arial" w:cs="Arial"/>
          <w:color w:val="FF0000"/>
          <w:sz w:val="21"/>
          <w:szCs w:val="21"/>
        </w:rPr>
        <w:t>Mold EX-Press for Mold</w:t>
      </w:r>
      <w:r w:rsidRPr="003B4EDB">
        <w:rPr>
          <w:rFonts w:ascii="Arial" w:hAnsi="Arial" w:cs="Arial" w:hint="eastAsia"/>
          <w:color w:val="FF0000"/>
          <w:sz w:val="21"/>
          <w:szCs w:val="21"/>
        </w:rPr>
        <w:t xml:space="preserve"> before importing. </w:t>
      </w:r>
    </w:p>
    <w:p w:rsidR="0064138C" w:rsidRPr="00632F4A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 w:hint="eastAsia"/>
          <w:color w:val="00B050"/>
          <w:sz w:val="21"/>
          <w:szCs w:val="21"/>
        </w:rPr>
        <w:t xml:space="preserve">CString </w:t>
      </w:r>
      <w:r w:rsidRPr="00892A23">
        <w:rPr>
          <w:rFonts w:ascii="Arial" w:hAnsi="Arial" w:cs="Arial"/>
          <w:color w:val="00B050"/>
          <w:sz w:val="21"/>
          <w:szCs w:val="21"/>
        </w:rPr>
        <w:t>oGetOrder()</w:t>
      </w:r>
    </w:p>
    <w:p w:rsidR="0064138C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get </w:t>
      </w:r>
      <w:r w:rsidR="004E58EB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 xml:space="preserve">Order </w:t>
      </w:r>
      <w:r w:rsidR="00786B7D">
        <w:rPr>
          <w:rFonts w:ascii="Arial" w:hAnsi="Arial" w:cs="Arial" w:hint="eastAsia"/>
          <w:sz w:val="21"/>
          <w:szCs w:val="21"/>
        </w:rPr>
        <w:t>of</w:t>
      </w:r>
      <w:r>
        <w:rPr>
          <w:rFonts w:ascii="Arial" w:hAnsi="Arial" w:cs="Arial" w:hint="eastAsia"/>
          <w:sz w:val="21"/>
          <w:szCs w:val="21"/>
        </w:rPr>
        <w:t xml:space="preserve"> model.</w:t>
      </w:r>
    </w:p>
    <w:p w:rsidR="0064138C" w:rsidRPr="00A41645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Return Values:</w:t>
      </w:r>
    </w:p>
    <w:p w:rsidR="00A12F0A" w:rsidRDefault="0064138C" w:rsidP="00D36B84">
      <w:pPr>
        <w:pStyle w:val="a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CString: </w:t>
      </w:r>
      <w:r w:rsidR="004E58EB">
        <w:rPr>
          <w:rFonts w:ascii="Arial" w:hAnsi="Arial" w:cs="Arial" w:hint="eastAsia"/>
          <w:sz w:val="21"/>
          <w:szCs w:val="21"/>
        </w:rPr>
        <w:t xml:space="preserve">the </w:t>
      </w:r>
      <w:r w:rsidR="00786B7D">
        <w:rPr>
          <w:rFonts w:ascii="Arial" w:hAnsi="Arial" w:cs="Arial" w:hint="eastAsia"/>
          <w:sz w:val="21"/>
          <w:szCs w:val="21"/>
        </w:rPr>
        <w:t>Order of</w:t>
      </w:r>
      <w:r>
        <w:rPr>
          <w:rFonts w:ascii="Arial" w:hAnsi="Arial" w:cs="Arial" w:hint="eastAsia"/>
          <w:sz w:val="21"/>
          <w:szCs w:val="21"/>
        </w:rPr>
        <w:t xml:space="preserve"> model</w:t>
      </w:r>
    </w:p>
    <w:p w:rsidR="0064138C" w:rsidRPr="0064138C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void oClearBom()</w:t>
      </w:r>
    </w:p>
    <w:p w:rsidR="0064138C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Role: clear all existing contents in BOM.</w:t>
      </w:r>
    </w:p>
    <w:p w:rsidR="00A12F0A" w:rsidRDefault="00A12F0A" w:rsidP="00A12F0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void oAddToBom(LPCTSTR cPara)</w:t>
      </w:r>
    </w:p>
    <w:p w:rsidR="0064138C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add </w:t>
      </w:r>
      <w:r w:rsidR="00786B7D">
        <w:rPr>
          <w:rFonts w:ascii="Arial" w:hAnsi="Arial" w:cs="Arial" w:hint="eastAsia"/>
          <w:sz w:val="21"/>
          <w:szCs w:val="21"/>
        </w:rPr>
        <w:t>the specific</w:t>
      </w:r>
      <w:r>
        <w:rPr>
          <w:rFonts w:ascii="Arial" w:hAnsi="Arial" w:cs="Arial" w:hint="eastAsia"/>
          <w:sz w:val="21"/>
          <w:szCs w:val="21"/>
        </w:rPr>
        <w:t xml:space="preserve"> model into BOM.</w:t>
      </w:r>
    </w:p>
    <w:p w:rsidR="0064138C" w:rsidRPr="0010123E" w:rsidRDefault="0064138C" w:rsidP="0064138C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Input Parameters:</w:t>
      </w:r>
    </w:p>
    <w:p w:rsidR="00A12F0A" w:rsidRDefault="00A12F0A" w:rsidP="00D36B84">
      <w:pPr>
        <w:pStyle w:val="a8"/>
        <w:rPr>
          <w:rFonts w:ascii="Arial" w:hAnsi="Arial" w:cs="Arial"/>
          <w:sz w:val="21"/>
          <w:szCs w:val="21"/>
        </w:rPr>
      </w:pPr>
      <w:r w:rsidRPr="00EC75EC">
        <w:rPr>
          <w:rFonts w:ascii="Arial" w:hAnsi="Arial" w:cs="Arial"/>
          <w:sz w:val="21"/>
          <w:szCs w:val="21"/>
        </w:rPr>
        <w:t>cPara</w:t>
      </w:r>
      <w:r w:rsidR="00D6555E">
        <w:rPr>
          <w:rFonts w:ascii="Arial" w:hAnsi="Arial" w:cs="Arial" w:hint="eastAsia"/>
          <w:sz w:val="21"/>
          <w:szCs w:val="21"/>
        </w:rPr>
        <w:t xml:space="preserve">: </w:t>
      </w:r>
      <w:r w:rsidR="004E58EB">
        <w:rPr>
          <w:rFonts w:ascii="Arial" w:hAnsi="Arial" w:cs="Arial" w:hint="eastAsia"/>
          <w:sz w:val="21"/>
          <w:szCs w:val="21"/>
        </w:rPr>
        <w:t xml:space="preserve">the </w:t>
      </w:r>
      <w:r w:rsidR="0064138C">
        <w:rPr>
          <w:rFonts w:ascii="Arial" w:hAnsi="Arial" w:cs="Arial" w:hint="eastAsia"/>
          <w:sz w:val="21"/>
          <w:szCs w:val="21"/>
        </w:rPr>
        <w:t xml:space="preserve">BOM string for </w:t>
      </w:r>
      <w:r w:rsidR="00786B7D">
        <w:rPr>
          <w:rFonts w:ascii="Arial" w:hAnsi="Arial" w:cs="Arial" w:hint="eastAsia"/>
          <w:sz w:val="21"/>
          <w:szCs w:val="21"/>
        </w:rPr>
        <w:t xml:space="preserve">the </w:t>
      </w:r>
      <w:r w:rsidR="0064138C">
        <w:rPr>
          <w:rFonts w:ascii="Arial" w:hAnsi="Arial" w:cs="Arial" w:hint="eastAsia"/>
          <w:sz w:val="21"/>
          <w:szCs w:val="21"/>
        </w:rPr>
        <w:t>specific model</w:t>
      </w:r>
    </w:p>
    <w:p w:rsidR="00A12F0A" w:rsidRDefault="00A12F0A" w:rsidP="00A12F0A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void oShowBom()</w:t>
      </w:r>
    </w:p>
    <w:p w:rsidR="003B4EDB" w:rsidRDefault="0064138C" w:rsidP="004E58EB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</w:t>
      </w:r>
      <w:r w:rsidR="00B164EA">
        <w:rPr>
          <w:rFonts w:ascii="Arial" w:hAnsi="Arial" w:cs="Arial" w:hint="eastAsia"/>
          <w:sz w:val="21"/>
          <w:szCs w:val="21"/>
        </w:rPr>
        <w:t>call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D6555E">
        <w:rPr>
          <w:rFonts w:ascii="Arial" w:hAnsi="Arial" w:cs="Arial" w:hint="eastAsia"/>
          <w:sz w:val="21"/>
          <w:szCs w:val="21"/>
        </w:rPr>
        <w:t>BOM interface</w:t>
      </w:r>
      <w:r w:rsidR="00D6555E" w:rsidRPr="00BC358B"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 w:rsidR="00D6555E">
        <w:rPr>
          <w:rFonts w:ascii="Arial" w:hAnsi="Arial" w:cs="Arial" w:hint="eastAsia"/>
          <w:sz w:val="21"/>
          <w:szCs w:val="21"/>
        </w:rPr>
        <w:t>.</w:t>
      </w:r>
    </w:p>
    <w:p w:rsidR="004E58EB" w:rsidRPr="004E58EB" w:rsidRDefault="004E58EB" w:rsidP="004E58EB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void oShowDlg_Menu_Mold_Jap(short VALUE)</w:t>
      </w:r>
    </w:p>
    <w:p w:rsidR="00D6555E" w:rsidRDefault="00D6555E" w:rsidP="00D6555E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</w:t>
      </w:r>
      <w:r w:rsidR="00B164EA">
        <w:rPr>
          <w:rFonts w:ascii="Arial" w:hAnsi="Arial" w:cs="Arial" w:hint="eastAsia"/>
          <w:sz w:val="21"/>
          <w:szCs w:val="21"/>
        </w:rPr>
        <w:t>call</w:t>
      </w:r>
      <w:r>
        <w:rPr>
          <w:rFonts w:ascii="Arial" w:hAnsi="Arial" w:cs="Arial" w:hint="eastAsia"/>
          <w:sz w:val="21"/>
          <w:szCs w:val="21"/>
        </w:rPr>
        <w:t xml:space="preserve"> setting interface</w:t>
      </w:r>
      <w:r w:rsidR="00786B7D">
        <w:rPr>
          <w:rFonts w:ascii="Arial" w:hAnsi="Arial" w:cs="Arial" w:hint="eastAsia"/>
          <w:sz w:val="21"/>
          <w:szCs w:val="21"/>
        </w:rPr>
        <w:t>s</w:t>
      </w:r>
      <w:r w:rsidRPr="00BC358B"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.</w:t>
      </w:r>
    </w:p>
    <w:p w:rsidR="00D6555E" w:rsidRPr="0010123E" w:rsidRDefault="00D6555E" w:rsidP="00D6555E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Input Parameters:</w:t>
      </w:r>
    </w:p>
    <w:p w:rsidR="00D6555E" w:rsidRDefault="00D6555E" w:rsidP="00D36B84">
      <w:pPr>
        <w:pStyle w:val="a8"/>
        <w:spacing w:after="0"/>
        <w:rPr>
          <w:rFonts w:ascii="Arial" w:hAnsi="Arial" w:cs="Arial"/>
          <w:sz w:val="21"/>
          <w:szCs w:val="21"/>
        </w:rPr>
      </w:pPr>
      <w:r w:rsidRPr="00EC75EC">
        <w:rPr>
          <w:rFonts w:ascii="Arial" w:hAnsi="Arial" w:cs="Arial"/>
          <w:sz w:val="21"/>
          <w:szCs w:val="21"/>
        </w:rPr>
        <w:lastRenderedPageBreak/>
        <w:t>VALUE</w:t>
      </w:r>
      <w:r>
        <w:rPr>
          <w:rFonts w:ascii="Arial" w:hAnsi="Arial" w:cs="Arial" w:hint="eastAsia"/>
          <w:sz w:val="21"/>
          <w:szCs w:val="21"/>
        </w:rPr>
        <w:t>: value range is integer from 0 to 7</w:t>
      </w:r>
      <w:r w:rsidR="00786B7D">
        <w:rPr>
          <w:rFonts w:ascii="Arial" w:hAnsi="Arial" w:cs="Arial" w:hint="eastAsia"/>
          <w:sz w:val="21"/>
          <w:szCs w:val="21"/>
        </w:rPr>
        <w:t>, 30</w:t>
      </w:r>
      <w:r>
        <w:rPr>
          <w:rFonts w:ascii="Arial" w:hAnsi="Arial" w:cs="Arial" w:hint="eastAsia"/>
          <w:sz w:val="21"/>
          <w:szCs w:val="21"/>
        </w:rPr>
        <w:t xml:space="preserve">;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="00786B7D">
        <w:rPr>
          <w:rFonts w:ascii="Arial" w:hAnsi="Arial" w:cs="Arial" w:hint="eastAsia"/>
          <w:sz w:val="21"/>
          <w:szCs w:val="21"/>
        </w:rPr>
        <w:t xml:space="preserve">will </w:t>
      </w:r>
      <w:r w:rsidR="00B164EA">
        <w:rPr>
          <w:rFonts w:ascii="Arial" w:hAnsi="Arial" w:cs="Arial" w:hint="eastAsia"/>
          <w:sz w:val="21"/>
          <w:szCs w:val="21"/>
        </w:rPr>
        <w:t>call</w:t>
      </w:r>
      <w:r>
        <w:rPr>
          <w:rFonts w:ascii="Arial" w:hAnsi="Arial" w:cs="Arial" w:hint="eastAsia"/>
          <w:sz w:val="21"/>
          <w:szCs w:val="21"/>
        </w:rPr>
        <w:t xml:space="preserve"> the corresponding interface</w:t>
      </w:r>
      <w:r w:rsidR="00786B7D">
        <w:rPr>
          <w:rFonts w:ascii="Arial" w:hAnsi="Arial" w:cs="Arial" w:hint="eastAsia"/>
          <w:sz w:val="21"/>
          <w:szCs w:val="21"/>
        </w:rPr>
        <w:t>s</w:t>
      </w:r>
      <w:r>
        <w:rPr>
          <w:rFonts w:ascii="Arial" w:hAnsi="Arial" w:cs="Arial" w:hint="eastAsia"/>
          <w:sz w:val="21"/>
          <w:szCs w:val="21"/>
        </w:rPr>
        <w:t xml:space="preserve"> according to </w:t>
      </w:r>
      <w:r w:rsidR="00786B7D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>p</w:t>
      </w:r>
      <w:r w:rsidRPr="002D5136">
        <w:rPr>
          <w:rFonts w:ascii="Arial" w:hAnsi="Arial" w:cs="Arial"/>
          <w:sz w:val="21"/>
          <w:szCs w:val="21"/>
        </w:rPr>
        <w:t>arameter</w:t>
      </w:r>
      <w:r>
        <w:rPr>
          <w:rFonts w:ascii="Arial" w:hAnsi="Arial" w:cs="Arial" w:hint="eastAsia"/>
          <w:sz w:val="21"/>
          <w:szCs w:val="21"/>
        </w:rPr>
        <w:t>.</w:t>
      </w:r>
    </w:p>
    <w:p w:rsidR="00786B7D" w:rsidRDefault="00786B7D" w:rsidP="00D36B84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</w:t>
      </w:r>
      <w:r w:rsidR="004E58EB">
        <w:rPr>
          <w:rFonts w:ascii="Arial" w:hAnsi="Arial" w:cs="Arial" w:hint="eastAsia"/>
          <w:sz w:val="21"/>
          <w:szCs w:val="21"/>
        </w:rPr>
        <w:t>f VALUE is</w:t>
      </w:r>
      <w:r>
        <w:rPr>
          <w:rFonts w:ascii="Arial" w:hAnsi="Arial" w:cs="Arial" w:hint="eastAsia"/>
          <w:sz w:val="21"/>
          <w:szCs w:val="21"/>
        </w:rPr>
        <w:t xml:space="preserve"> 0 to 7, </w:t>
      </w:r>
      <w:r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will </w:t>
      </w:r>
      <w:r w:rsidR="00B164EA">
        <w:rPr>
          <w:rFonts w:ascii="Arial" w:hAnsi="Arial" w:cs="Arial" w:hint="eastAsia"/>
          <w:sz w:val="21"/>
          <w:szCs w:val="21"/>
        </w:rPr>
        <w:t>call</w:t>
      </w:r>
      <w:r>
        <w:rPr>
          <w:rFonts w:ascii="Arial" w:hAnsi="Arial" w:cs="Arial" w:hint="eastAsia"/>
          <w:sz w:val="21"/>
          <w:szCs w:val="21"/>
        </w:rPr>
        <w:t xml:space="preserve"> the corresponding setting interfaces;</w:t>
      </w:r>
    </w:p>
    <w:p w:rsidR="00786B7D" w:rsidRDefault="00786B7D" w:rsidP="00786B7D">
      <w:pPr>
        <w:pStyle w:val="a8"/>
        <w:spacing w:after="0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52AD20C" wp14:editId="3358015C">
            <wp:extent cx="3819218" cy="35877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8741" cy="35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7D" w:rsidRDefault="00786B7D" w:rsidP="00786B7D">
      <w:pPr>
        <w:pStyle w:val="a8"/>
        <w:spacing w:after="0"/>
        <w:jc w:val="center"/>
        <w:rPr>
          <w:rFonts w:ascii="Arial" w:hAnsi="Arial" w:cs="Arial"/>
          <w:sz w:val="21"/>
          <w:szCs w:val="21"/>
        </w:rPr>
      </w:pPr>
    </w:p>
    <w:p w:rsidR="00D6555E" w:rsidRPr="004E58EB" w:rsidRDefault="00786B7D" w:rsidP="004E58EB">
      <w:pPr>
        <w:pStyle w:val="a8"/>
        <w:spacing w:after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</w:t>
      </w:r>
      <w:r>
        <w:rPr>
          <w:rFonts w:ascii="Arial" w:hAnsi="Arial" w:cs="Arial" w:hint="eastAsia"/>
          <w:sz w:val="21"/>
          <w:szCs w:val="21"/>
        </w:rPr>
        <w:t xml:space="preserve">f VALUE = 30, </w:t>
      </w:r>
      <w:r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will </w:t>
      </w:r>
      <w:r w:rsidR="00B164EA">
        <w:rPr>
          <w:rFonts w:ascii="Arial" w:hAnsi="Arial" w:cs="Arial" w:hint="eastAsia"/>
          <w:sz w:val="21"/>
          <w:szCs w:val="21"/>
        </w:rPr>
        <w:t>call</w:t>
      </w:r>
      <w:r>
        <w:rPr>
          <w:rFonts w:ascii="Arial" w:hAnsi="Arial" w:cs="Arial" w:hint="eastAsia"/>
          <w:sz w:val="21"/>
          <w:szCs w:val="21"/>
        </w:rPr>
        <w:t xml:space="preserve"> the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Customer Properties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interface;</w:t>
      </w:r>
    </w:p>
    <w:p w:rsidR="00A12F0A" w:rsidRDefault="00786B7D" w:rsidP="00A12F0A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78EE5F1" wp14:editId="20182CAA">
            <wp:extent cx="2990850" cy="314422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2802" cy="31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0A" w:rsidRPr="004E58EB" w:rsidRDefault="00A12F0A" w:rsidP="004E58EB">
      <w:pPr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lastRenderedPageBreak/>
        <w:t>void oShowProductAddDlg()</w:t>
      </w:r>
    </w:p>
    <w:p w:rsidR="00A12F0A" w:rsidRDefault="00D6555E" w:rsidP="00D6555E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</w:t>
      </w:r>
      <w:r w:rsidR="00B164EA">
        <w:rPr>
          <w:rFonts w:ascii="Arial" w:hAnsi="Arial" w:cs="Arial" w:hint="eastAsia"/>
          <w:sz w:val="21"/>
          <w:szCs w:val="21"/>
        </w:rPr>
        <w:t>call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 w:hint="eastAsia"/>
          <w:sz w:val="21"/>
          <w:szCs w:val="21"/>
        </w:rPr>
        <w:t>Add Customized BOM info</w:t>
      </w:r>
      <w:r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 w:hint="eastAsia"/>
          <w:sz w:val="21"/>
          <w:szCs w:val="21"/>
        </w:rPr>
        <w:t xml:space="preserve"> interface</w:t>
      </w:r>
      <w:r w:rsidRPr="00BC358B">
        <w:rPr>
          <w:rFonts w:ascii="Arial" w:hAnsi="Arial" w:cs="Arial" w:hint="eastAsia"/>
          <w:sz w:val="21"/>
          <w:szCs w:val="21"/>
        </w:rPr>
        <w:t xml:space="preserve"> of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>.</w:t>
      </w:r>
    </w:p>
    <w:p w:rsidR="00D6555E" w:rsidRPr="00D6555E" w:rsidRDefault="00D6555E" w:rsidP="00D6555E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short oGetExeState()</w:t>
      </w:r>
    </w:p>
    <w:p w:rsidR="00D36B84" w:rsidRDefault="00D6555E" w:rsidP="00D36B84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Role: get</w:t>
      </w:r>
      <w:r w:rsidR="004E58EB">
        <w:rPr>
          <w:rFonts w:ascii="Arial" w:hAnsi="Arial" w:cs="Arial" w:hint="eastAsia"/>
          <w:sz w:val="21"/>
          <w:szCs w:val="21"/>
        </w:rPr>
        <w:t xml:space="preserve"> the</w:t>
      </w:r>
      <w:r>
        <w:rPr>
          <w:rFonts w:ascii="Arial" w:hAnsi="Arial" w:cs="Arial" w:hint="eastAsia"/>
          <w:sz w:val="21"/>
          <w:szCs w:val="21"/>
        </w:rPr>
        <w:t xml:space="preserve"> initialization parameter </w:t>
      </w:r>
      <w:r w:rsidR="00786B7D">
        <w:rPr>
          <w:rFonts w:ascii="Arial" w:hAnsi="Arial" w:cs="Arial" w:hint="eastAsia"/>
          <w:sz w:val="21"/>
          <w:szCs w:val="21"/>
        </w:rPr>
        <w:t>used for</w:t>
      </w:r>
      <w:r>
        <w:rPr>
          <w:rFonts w:ascii="Arial" w:hAnsi="Arial" w:cs="Arial" w:hint="eastAsia"/>
          <w:sz w:val="21"/>
          <w:szCs w:val="21"/>
        </w:rPr>
        <w:t xml:space="preserve"> </w:t>
      </w:r>
      <w:r w:rsidRPr="00262F64">
        <w:rPr>
          <w:rFonts w:ascii="Arial" w:hAnsi="Arial" w:cs="Arial"/>
          <w:sz w:val="21"/>
          <w:szCs w:val="21"/>
        </w:rPr>
        <w:t>oInit</w:t>
      </w:r>
      <w:r>
        <w:rPr>
          <w:rFonts w:ascii="Arial" w:hAnsi="Arial" w:cs="Arial" w:hint="eastAsia"/>
          <w:sz w:val="21"/>
          <w:szCs w:val="21"/>
        </w:rPr>
        <w:t xml:space="preserve"> in current process.</w:t>
      </w:r>
    </w:p>
    <w:p w:rsidR="00D36B84" w:rsidRPr="00D36B84" w:rsidRDefault="00D36B84" w:rsidP="00D36B84">
      <w:pPr>
        <w:pStyle w:val="a8"/>
        <w:ind w:left="360"/>
        <w:rPr>
          <w:rFonts w:ascii="Arial" w:hAnsi="Arial" w:cs="Arial"/>
          <w:sz w:val="21"/>
          <w:szCs w:val="21"/>
        </w:rPr>
      </w:pPr>
      <w:r w:rsidRPr="00D36B84">
        <w:rPr>
          <w:rFonts w:ascii="Arial" w:hAnsi="Arial" w:cs="Arial" w:hint="eastAsia"/>
          <w:sz w:val="21"/>
          <w:szCs w:val="21"/>
        </w:rPr>
        <w:t>Return Values:</w:t>
      </w:r>
    </w:p>
    <w:p w:rsidR="00A12F0A" w:rsidRDefault="00D36B84" w:rsidP="00D36B84">
      <w:pPr>
        <w:pStyle w:val="a8"/>
        <w:rPr>
          <w:rFonts w:ascii="Arial" w:hAnsi="Arial" w:cs="Arial"/>
          <w:sz w:val="21"/>
          <w:szCs w:val="21"/>
        </w:rPr>
      </w:pPr>
      <w:r w:rsidRPr="00B22B98">
        <w:rPr>
          <w:rFonts w:ascii="Arial" w:hAnsi="Arial" w:cs="Arial"/>
          <w:sz w:val="21"/>
          <w:szCs w:val="21"/>
        </w:rPr>
        <w:t>short</w:t>
      </w:r>
      <w:r>
        <w:rPr>
          <w:rFonts w:ascii="Arial" w:hAnsi="Arial" w:cs="Arial" w:hint="eastAsia"/>
          <w:sz w:val="21"/>
          <w:szCs w:val="21"/>
        </w:rPr>
        <w:t xml:space="preserve">: value range is integer from 0 to </w:t>
      </w:r>
      <w:r w:rsidR="00786B7D">
        <w:rPr>
          <w:rFonts w:ascii="Arial" w:hAnsi="Arial" w:cs="Arial" w:hint="eastAsia"/>
          <w:sz w:val="21"/>
          <w:szCs w:val="21"/>
        </w:rPr>
        <w:t>6</w:t>
      </w:r>
      <w:r>
        <w:rPr>
          <w:rFonts w:ascii="Arial" w:hAnsi="Arial" w:cs="Arial" w:hint="eastAsia"/>
          <w:sz w:val="21"/>
          <w:szCs w:val="21"/>
        </w:rPr>
        <w:t xml:space="preserve">; refer to </w:t>
      </w:r>
      <w:r w:rsidRPr="00262F64">
        <w:rPr>
          <w:rFonts w:ascii="Arial" w:hAnsi="Arial" w:cs="Arial"/>
          <w:sz w:val="21"/>
          <w:szCs w:val="21"/>
        </w:rPr>
        <w:t>oInit</w:t>
      </w:r>
      <w:r>
        <w:rPr>
          <w:rFonts w:ascii="Arial" w:hAnsi="Arial" w:cs="Arial" w:hint="eastAsia"/>
          <w:sz w:val="21"/>
          <w:szCs w:val="21"/>
        </w:rPr>
        <w:t xml:space="preserve"> for </w:t>
      </w:r>
      <w:r w:rsidR="00786B7D">
        <w:rPr>
          <w:rFonts w:ascii="Arial" w:hAnsi="Arial" w:cs="Arial" w:hint="eastAsia"/>
          <w:sz w:val="21"/>
          <w:szCs w:val="21"/>
        </w:rPr>
        <w:t xml:space="preserve">the </w:t>
      </w:r>
      <w:r>
        <w:rPr>
          <w:rFonts w:ascii="Arial" w:hAnsi="Arial" w:cs="Arial" w:hint="eastAsia"/>
          <w:sz w:val="21"/>
          <w:szCs w:val="21"/>
        </w:rPr>
        <w:t>meaning</w:t>
      </w:r>
      <w:r w:rsidR="004E58EB">
        <w:rPr>
          <w:rFonts w:ascii="Arial" w:hAnsi="Arial" w:cs="Arial" w:hint="eastAsia"/>
          <w:sz w:val="21"/>
          <w:szCs w:val="21"/>
        </w:rPr>
        <w:t xml:space="preserve"> of </w:t>
      </w:r>
      <w:r w:rsidR="004E58EB">
        <w:rPr>
          <w:rFonts w:ascii="Arial" w:hAnsi="Arial" w:cs="Arial"/>
          <w:sz w:val="21"/>
          <w:szCs w:val="21"/>
        </w:rPr>
        <w:t>the</w:t>
      </w:r>
      <w:r w:rsidR="004E58EB">
        <w:rPr>
          <w:rFonts w:ascii="Arial" w:hAnsi="Arial" w:cs="Arial" w:hint="eastAsia"/>
          <w:sz w:val="21"/>
          <w:szCs w:val="21"/>
        </w:rPr>
        <w:t xml:space="preserve"> value</w:t>
      </w:r>
      <w:r>
        <w:rPr>
          <w:rFonts w:ascii="Arial" w:hAnsi="Arial" w:cs="Arial" w:hint="eastAsia"/>
          <w:sz w:val="21"/>
          <w:szCs w:val="21"/>
        </w:rPr>
        <w:t>.</w:t>
      </w:r>
    </w:p>
    <w:p w:rsidR="00D36B84" w:rsidRPr="00D36B84" w:rsidRDefault="00D36B84" w:rsidP="00D36B84">
      <w:pPr>
        <w:pStyle w:val="a8"/>
        <w:ind w:left="360"/>
        <w:rPr>
          <w:rFonts w:ascii="Arial" w:hAnsi="Arial" w:cs="Arial"/>
          <w:sz w:val="21"/>
          <w:szCs w:val="21"/>
        </w:rPr>
      </w:pPr>
    </w:p>
    <w:p w:rsidR="00A12F0A" w:rsidRPr="00892A23" w:rsidRDefault="00A12F0A" w:rsidP="00A12F0A">
      <w:pPr>
        <w:pStyle w:val="a8"/>
        <w:numPr>
          <w:ilvl w:val="0"/>
          <w:numId w:val="15"/>
        </w:numPr>
        <w:rPr>
          <w:rFonts w:ascii="Arial" w:hAnsi="Arial" w:cs="Arial"/>
          <w:color w:val="00B050"/>
          <w:sz w:val="21"/>
          <w:szCs w:val="21"/>
        </w:rPr>
      </w:pPr>
      <w:r w:rsidRPr="00892A23">
        <w:rPr>
          <w:rFonts w:ascii="Arial" w:hAnsi="Arial" w:cs="Arial"/>
          <w:color w:val="00B050"/>
          <w:sz w:val="21"/>
          <w:szCs w:val="21"/>
        </w:rPr>
        <w:t>void oUninit()</w:t>
      </w:r>
    </w:p>
    <w:p w:rsidR="00A12F0A" w:rsidRPr="00BC3D36" w:rsidRDefault="00D36B84" w:rsidP="00D36B84">
      <w:pPr>
        <w:pStyle w:val="a8"/>
        <w:ind w:left="36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 xml:space="preserve">Role: terminate </w:t>
      </w:r>
      <w:r w:rsidR="00372A7A">
        <w:rPr>
          <w:rFonts w:ascii="Arial" w:hAnsi="Arial" w:cs="Arial"/>
          <w:sz w:val="21"/>
          <w:szCs w:val="21"/>
        </w:rPr>
        <w:t>Mold EX-Press for Mold</w:t>
      </w:r>
      <w:r>
        <w:rPr>
          <w:rFonts w:ascii="Arial" w:hAnsi="Arial" w:cs="Arial" w:hint="eastAsia"/>
          <w:sz w:val="21"/>
          <w:szCs w:val="21"/>
        </w:rPr>
        <w:t xml:space="preserve"> API; Can only be call once in one process.</w:t>
      </w:r>
    </w:p>
    <w:sectPr w:rsidR="00A12F0A" w:rsidRPr="00BC3D36" w:rsidSect="00896A66"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0593" w:rsidRDefault="00A00593" w:rsidP="00700967">
      <w:pPr>
        <w:spacing w:after="0" w:line="240" w:lineRule="auto"/>
      </w:pPr>
      <w:r>
        <w:separator/>
      </w:r>
    </w:p>
  </w:endnote>
  <w:endnote w:type="continuationSeparator" w:id="0">
    <w:p w:rsidR="00A00593" w:rsidRDefault="00A00593" w:rsidP="00700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SoeiKakugothicUB">
    <w:panose1 w:val="020B0900000000000000"/>
    <w:charset w:val="80"/>
    <w:family w:val="swiss"/>
    <w:pitch w:val="variable"/>
    <w:sig w:usb0="E00002FF" w:usb1="6AC7FDFB" w:usb2="00000012" w:usb3="00000000" w:csb0="0002009F" w:csb1="00000000"/>
  </w:font>
  <w:font w:name="HGSSoeiKakugothicUB">
    <w:panose1 w:val="020B0900000000000000"/>
    <w:charset w:val="80"/>
    <w:family w:val="swiss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B7D" w:rsidRDefault="00786B7D">
    <w:pPr>
      <w:pStyle w:val="a7"/>
      <w:rPr>
        <w:b/>
        <w:color w:val="005386"/>
        <w:sz w:val="20"/>
        <w:szCs w:val="20"/>
      </w:rPr>
    </w:pPr>
  </w:p>
  <w:p w:rsidR="00786B7D" w:rsidRPr="00896A66" w:rsidRDefault="00786B7D" w:rsidP="00896A66">
    <w:pPr>
      <w:pStyle w:val="a7"/>
      <w:jc w:val="center"/>
      <w:rPr>
        <w:rFonts w:ascii="HGSSoeiKakugothicUB" w:eastAsia="HGSSoeiKakugothicUB"/>
        <w:sz w:val="20"/>
        <w:szCs w:val="20"/>
      </w:rPr>
    </w:pPr>
    <w:r w:rsidRPr="00896A66">
      <w:rPr>
        <w:rFonts w:ascii="HGSSoeiKakugothicUB" w:eastAsia="HGSSoeiKakugothicUB" w:hAnsi="Calibri" w:cs="Calibri" w:hint="eastAsia"/>
        <w:bCs/>
        <w:sz w:val="20"/>
        <w:szCs w:val="20"/>
      </w:rPr>
      <w:t xml:space="preserve">Copyright </w:t>
    </w:r>
    <w:r w:rsidRPr="00896A66">
      <w:rPr>
        <w:rFonts w:ascii="HGSSoeiKakugothicUB" w:eastAsia="HGSSoeiKakugothicUB" w:hAnsi="Calibri" w:cs="Calibri" w:hint="eastAsia"/>
        <w:bCs/>
        <w:sz w:val="20"/>
        <w:szCs w:val="20"/>
      </w:rPr>
      <w:t>©</w:t>
    </w:r>
    <w:r w:rsidRPr="00896A66">
      <w:rPr>
        <w:rFonts w:ascii="HGSSoeiKakugothicUB" w:eastAsia="HGSSoeiKakugothicUB" w:hAnsi="Calibri" w:cs="Calibri" w:hint="eastAsia"/>
        <w:bCs/>
        <w:sz w:val="20"/>
        <w:szCs w:val="20"/>
      </w:rPr>
      <w:t xml:space="preserve"> 2016 MISUMI Corporation. All Right Reserved.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B7D" w:rsidRPr="00700967" w:rsidRDefault="00786B7D" w:rsidP="00043025">
    <w:pPr>
      <w:pStyle w:val="a7"/>
      <w:jc w:val="center"/>
      <w:rPr>
        <w:color w:val="005386"/>
        <w:sz w:val="20"/>
        <w:szCs w:val="20"/>
      </w:rPr>
    </w:pPr>
    <w:r w:rsidRPr="00043025">
      <w:rPr>
        <w:rFonts w:hint="eastAsia"/>
        <w:b/>
        <w:color w:val="005386"/>
        <w:sz w:val="20"/>
        <w:szCs w:val="20"/>
      </w:rPr>
      <w:t xml:space="preserve">Copyright </w:t>
    </w:r>
    <w:r>
      <w:rPr>
        <w:b/>
        <w:color w:val="005386"/>
        <w:sz w:val="20"/>
        <w:szCs w:val="20"/>
      </w:rPr>
      <w:t>©</w:t>
    </w:r>
    <w:r>
      <w:rPr>
        <w:rFonts w:hint="eastAsia"/>
        <w:b/>
        <w:color w:val="005386"/>
        <w:sz w:val="20"/>
        <w:szCs w:val="20"/>
      </w:rPr>
      <w:t xml:space="preserve"> 2016 MISUMI Corporation. All Right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0593" w:rsidRDefault="00A00593" w:rsidP="00700967">
      <w:pPr>
        <w:spacing w:after="0" w:line="240" w:lineRule="auto"/>
      </w:pPr>
      <w:r>
        <w:separator/>
      </w:r>
    </w:p>
  </w:footnote>
  <w:footnote w:type="continuationSeparator" w:id="0">
    <w:p w:rsidR="00A00593" w:rsidRDefault="00A00593" w:rsidP="00700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B7D" w:rsidRPr="00896A66" w:rsidRDefault="00786B7D">
    <w:pPr>
      <w:pStyle w:val="a6"/>
      <w:rPr>
        <w:rFonts w:ascii="HGPSoeiKakugothicUB" w:eastAsia="HGPSoeiKakugothicUB"/>
        <w:sz w:val="20"/>
        <w:szCs w:val="20"/>
      </w:rPr>
    </w:pPr>
    <w:r w:rsidRPr="00896A66">
      <w:rPr>
        <w:rFonts w:ascii="HGPSoeiKakugothicUB" w:eastAsia="HGPSoeiKakugothicUB" w:hAnsi="Arial" w:cs="Arial" w:hint="eastAsia"/>
        <w:noProof/>
        <w:sz w:val="20"/>
        <w:szCs w:val="20"/>
      </w:rPr>
      <w:t>SDK HELP</w:t>
    </w:r>
    <w:r w:rsidRPr="00896A66">
      <w:rPr>
        <w:rFonts w:ascii="HGPSoeiKakugothicUB" w:eastAsia="HGPSoeiKakugothicUB" w:hint="eastAsia"/>
        <w:sz w:val="20"/>
        <w:szCs w:val="20"/>
      </w:rPr>
      <w:ptab w:relativeTo="margin" w:alignment="center" w:leader="none"/>
    </w:r>
    <w:r w:rsidRPr="00896A66">
      <w:rPr>
        <w:rFonts w:ascii="HGPSoeiKakugothicUB" w:eastAsia="HGPSoeiKakugothicUB" w:hint="eastAsia"/>
        <w:sz w:val="20"/>
        <w:szCs w:val="20"/>
      </w:rPr>
      <w:ptab w:relativeTo="margin" w:alignment="right" w:leader="none"/>
    </w:r>
    <w:r w:rsidRPr="00896A66">
      <w:rPr>
        <w:rFonts w:ascii="HGPSoeiKakugothicUB" w:eastAsia="HGPSoeiKakugothicUB" w:hint="eastAsia"/>
        <w:sz w:val="20"/>
        <w:szCs w:val="20"/>
        <w:lang w:val="zh-CN"/>
      </w:rPr>
      <w:t xml:space="preserve"> </w:t>
    </w:r>
    <w:r w:rsidRPr="00896A66">
      <w:rPr>
        <w:rFonts w:ascii="HGPSoeiKakugothicUB" w:eastAsia="HGPSoeiKakugothicUB" w:hint="eastAsia"/>
        <w:b/>
        <w:sz w:val="20"/>
        <w:szCs w:val="20"/>
      </w:rPr>
      <w:fldChar w:fldCharType="begin"/>
    </w:r>
    <w:r w:rsidRPr="00896A66">
      <w:rPr>
        <w:rFonts w:ascii="HGPSoeiKakugothicUB" w:eastAsia="HGPSoeiKakugothicUB" w:hint="eastAsia"/>
        <w:b/>
        <w:sz w:val="20"/>
        <w:szCs w:val="20"/>
      </w:rPr>
      <w:instrText>PAGE  \* Arabic  \* MERGEFORMAT</w:instrText>
    </w:r>
    <w:r w:rsidRPr="00896A66">
      <w:rPr>
        <w:rFonts w:ascii="HGPSoeiKakugothicUB" w:eastAsia="HGPSoeiKakugothicUB" w:hint="eastAsia"/>
        <w:b/>
        <w:sz w:val="20"/>
        <w:szCs w:val="20"/>
      </w:rPr>
      <w:fldChar w:fldCharType="separate"/>
    </w:r>
    <w:r w:rsidR="00B164EA" w:rsidRPr="00B164EA">
      <w:rPr>
        <w:rFonts w:ascii="HGPSoeiKakugothicUB" w:eastAsia="HGPSoeiKakugothicUB"/>
        <w:b/>
        <w:noProof/>
        <w:sz w:val="20"/>
        <w:szCs w:val="20"/>
        <w:lang w:val="zh-CN"/>
      </w:rPr>
      <w:t>13</w:t>
    </w:r>
    <w:r w:rsidRPr="00896A66">
      <w:rPr>
        <w:rFonts w:ascii="HGPSoeiKakugothicUB" w:eastAsia="HGPSoeiKakugothicUB" w:hint="eastAsia"/>
        <w:b/>
        <w:sz w:val="20"/>
        <w:szCs w:val="20"/>
      </w:rPr>
      <w:fldChar w:fldCharType="end"/>
    </w:r>
    <w:r w:rsidRPr="00896A66">
      <w:rPr>
        <w:rFonts w:ascii="HGPSoeiKakugothicUB" w:eastAsia="HGPSoeiKakugothicUB" w:hint="eastAsia"/>
        <w:sz w:val="20"/>
        <w:szCs w:val="20"/>
        <w:lang w:val="zh-CN"/>
      </w:rPr>
      <w:t xml:space="preserve"> / </w:t>
    </w:r>
    <w:r w:rsidRPr="00896A66">
      <w:rPr>
        <w:rFonts w:ascii="HGPSoeiKakugothicUB" w:eastAsia="HGPSoeiKakugothicUB" w:hint="eastAsia"/>
        <w:b/>
        <w:sz w:val="20"/>
        <w:szCs w:val="20"/>
      </w:rPr>
      <w:fldChar w:fldCharType="begin"/>
    </w:r>
    <w:r w:rsidRPr="00896A66">
      <w:rPr>
        <w:rFonts w:ascii="HGPSoeiKakugothicUB" w:eastAsia="HGPSoeiKakugothicUB" w:hint="eastAsia"/>
        <w:b/>
        <w:sz w:val="20"/>
        <w:szCs w:val="20"/>
      </w:rPr>
      <w:instrText>NUMPAGES  \* Arabic  \* MERGEFORMAT</w:instrText>
    </w:r>
    <w:r w:rsidRPr="00896A66">
      <w:rPr>
        <w:rFonts w:ascii="HGPSoeiKakugothicUB" w:eastAsia="HGPSoeiKakugothicUB" w:hint="eastAsia"/>
        <w:b/>
        <w:sz w:val="20"/>
        <w:szCs w:val="20"/>
      </w:rPr>
      <w:fldChar w:fldCharType="separate"/>
    </w:r>
    <w:r w:rsidR="00B164EA" w:rsidRPr="00B164EA">
      <w:rPr>
        <w:rFonts w:ascii="HGPSoeiKakugothicUB" w:eastAsia="HGPSoeiKakugothicUB"/>
        <w:b/>
        <w:noProof/>
        <w:sz w:val="20"/>
        <w:szCs w:val="20"/>
        <w:lang w:val="zh-CN"/>
      </w:rPr>
      <w:t>16</w:t>
    </w:r>
    <w:r w:rsidRPr="00896A66">
      <w:rPr>
        <w:rFonts w:ascii="HGPSoeiKakugothicUB" w:eastAsia="HGPSoeiKakugothicUB" w:hint="eastAsia"/>
        <w:b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B7D" w:rsidRDefault="00786B7D">
    <w:pPr>
      <w:pStyle w:val="a6"/>
    </w:pPr>
    <w:r>
      <w:rPr>
        <w:rFonts w:ascii="Arial" w:hAnsi="Arial" w:cs="Arial" w:hint="eastAsia"/>
        <w:noProof/>
        <w:sz w:val="21"/>
        <w:szCs w:val="21"/>
      </w:rPr>
      <w:t>SDK HELP</w:t>
    </w:r>
    <w:r>
      <w:ptab w:relativeTo="margin" w:alignment="center" w:leader="none"/>
    </w:r>
    <w:r>
      <w:ptab w:relativeTo="margin" w:alignment="right" w:leader="none"/>
    </w:r>
    <w:r w:rsidRPr="00043025">
      <w:rPr>
        <w:lang w:val="zh-CN"/>
      </w:rPr>
      <w:t xml:space="preserve"> </w:t>
    </w:r>
    <w:r w:rsidRPr="00043025">
      <w:rPr>
        <w:b/>
      </w:rPr>
      <w:fldChar w:fldCharType="begin"/>
    </w:r>
    <w:r w:rsidRPr="00043025">
      <w:rPr>
        <w:b/>
      </w:rPr>
      <w:instrText>PAGE  \* Arabic  \* MERGEFORMAT</w:instrText>
    </w:r>
    <w:r w:rsidRPr="00043025">
      <w:rPr>
        <w:b/>
      </w:rPr>
      <w:fldChar w:fldCharType="separate"/>
    </w:r>
    <w:r w:rsidRPr="00896A66">
      <w:rPr>
        <w:b/>
        <w:noProof/>
        <w:lang w:val="zh-CN"/>
      </w:rPr>
      <w:t>1</w:t>
    </w:r>
    <w:r w:rsidRPr="00043025">
      <w:rPr>
        <w:b/>
      </w:rPr>
      <w:fldChar w:fldCharType="end"/>
    </w:r>
    <w:r w:rsidRPr="00043025">
      <w:rPr>
        <w:lang w:val="zh-CN"/>
      </w:rPr>
      <w:t xml:space="preserve"> / </w:t>
    </w:r>
    <w:r w:rsidRPr="00043025">
      <w:rPr>
        <w:b/>
      </w:rPr>
      <w:fldChar w:fldCharType="begin"/>
    </w:r>
    <w:r w:rsidRPr="00043025">
      <w:rPr>
        <w:b/>
      </w:rPr>
      <w:instrText>NUMPAGES  \* Arabic  \* MERGEFORMAT</w:instrText>
    </w:r>
    <w:r w:rsidRPr="00043025">
      <w:rPr>
        <w:b/>
      </w:rPr>
      <w:fldChar w:fldCharType="separate"/>
    </w:r>
    <w:r w:rsidRPr="00896A66">
      <w:rPr>
        <w:b/>
        <w:noProof/>
        <w:lang w:val="zh-CN"/>
      </w:rPr>
      <w:t>12</w:t>
    </w:r>
    <w:r w:rsidRPr="00043025">
      <w:rPr>
        <w:b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6839"/>
    <w:multiLevelType w:val="hybridMultilevel"/>
    <w:tmpl w:val="5AF4D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626112"/>
    <w:multiLevelType w:val="hybridMultilevel"/>
    <w:tmpl w:val="C4F0E280"/>
    <w:lvl w:ilvl="0" w:tplc="F9283C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7240CD"/>
    <w:multiLevelType w:val="hybridMultilevel"/>
    <w:tmpl w:val="931C13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0A09FC"/>
    <w:multiLevelType w:val="hybridMultilevel"/>
    <w:tmpl w:val="EAA660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D11C3F"/>
    <w:multiLevelType w:val="hybridMultilevel"/>
    <w:tmpl w:val="25A459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490B38"/>
    <w:multiLevelType w:val="hybridMultilevel"/>
    <w:tmpl w:val="27A2C626"/>
    <w:lvl w:ilvl="0" w:tplc="04090019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8724B28"/>
    <w:multiLevelType w:val="hybridMultilevel"/>
    <w:tmpl w:val="35102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EA5447"/>
    <w:multiLevelType w:val="hybridMultilevel"/>
    <w:tmpl w:val="FFB08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6B7EA4"/>
    <w:multiLevelType w:val="hybridMultilevel"/>
    <w:tmpl w:val="25A459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0F03E0"/>
    <w:multiLevelType w:val="hybridMultilevel"/>
    <w:tmpl w:val="BDE69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0766EB"/>
    <w:multiLevelType w:val="hybridMultilevel"/>
    <w:tmpl w:val="96B65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980827"/>
    <w:multiLevelType w:val="hybridMultilevel"/>
    <w:tmpl w:val="0E925A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9054AFC"/>
    <w:multiLevelType w:val="hybridMultilevel"/>
    <w:tmpl w:val="70667A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524A7A"/>
    <w:multiLevelType w:val="hybridMultilevel"/>
    <w:tmpl w:val="EC46D546"/>
    <w:lvl w:ilvl="0" w:tplc="A9186AFE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F2E22A9"/>
    <w:multiLevelType w:val="hybridMultilevel"/>
    <w:tmpl w:val="F3F83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CE6F9A"/>
    <w:multiLevelType w:val="hybridMultilevel"/>
    <w:tmpl w:val="B1440F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74F19ED"/>
    <w:multiLevelType w:val="hybridMultilevel"/>
    <w:tmpl w:val="E21CD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B244DC"/>
    <w:multiLevelType w:val="hybridMultilevel"/>
    <w:tmpl w:val="86944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EA0E20"/>
    <w:multiLevelType w:val="hybridMultilevel"/>
    <w:tmpl w:val="1344930E"/>
    <w:lvl w:ilvl="0" w:tplc="A6CAFBEC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BD44E20"/>
    <w:multiLevelType w:val="hybridMultilevel"/>
    <w:tmpl w:val="BE788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9"/>
  </w:num>
  <w:num w:numId="4">
    <w:abstractNumId w:val="10"/>
  </w:num>
  <w:num w:numId="5">
    <w:abstractNumId w:val="11"/>
  </w:num>
  <w:num w:numId="6">
    <w:abstractNumId w:val="7"/>
  </w:num>
  <w:num w:numId="7">
    <w:abstractNumId w:val="19"/>
  </w:num>
  <w:num w:numId="8">
    <w:abstractNumId w:val="8"/>
  </w:num>
  <w:num w:numId="9">
    <w:abstractNumId w:val="4"/>
  </w:num>
  <w:num w:numId="10">
    <w:abstractNumId w:val="1"/>
  </w:num>
  <w:num w:numId="11">
    <w:abstractNumId w:val="5"/>
  </w:num>
  <w:num w:numId="12">
    <w:abstractNumId w:val="3"/>
  </w:num>
  <w:num w:numId="13">
    <w:abstractNumId w:val="0"/>
  </w:num>
  <w:num w:numId="14">
    <w:abstractNumId w:val="6"/>
  </w:num>
  <w:num w:numId="15">
    <w:abstractNumId w:val="15"/>
  </w:num>
  <w:num w:numId="16">
    <w:abstractNumId w:val="13"/>
  </w:num>
  <w:num w:numId="17">
    <w:abstractNumId w:val="18"/>
  </w:num>
  <w:num w:numId="18">
    <w:abstractNumId w:val="12"/>
  </w:num>
  <w:num w:numId="19">
    <w:abstractNumId w:val="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A64"/>
    <w:rsid w:val="000200A5"/>
    <w:rsid w:val="00043025"/>
    <w:rsid w:val="00057DA0"/>
    <w:rsid w:val="000A5ADA"/>
    <w:rsid w:val="000C2EEA"/>
    <w:rsid w:val="000C6332"/>
    <w:rsid w:val="000E6EAB"/>
    <w:rsid w:val="0010123E"/>
    <w:rsid w:val="00134B6F"/>
    <w:rsid w:val="001B068D"/>
    <w:rsid w:val="001E3E92"/>
    <w:rsid w:val="00263198"/>
    <w:rsid w:val="0027036E"/>
    <w:rsid w:val="002A0A64"/>
    <w:rsid w:val="002B35DD"/>
    <w:rsid w:val="002D5136"/>
    <w:rsid w:val="002D5E34"/>
    <w:rsid w:val="002E2FA6"/>
    <w:rsid w:val="00314803"/>
    <w:rsid w:val="003162A6"/>
    <w:rsid w:val="00354C78"/>
    <w:rsid w:val="00372A7A"/>
    <w:rsid w:val="0039113E"/>
    <w:rsid w:val="00394553"/>
    <w:rsid w:val="003A6F13"/>
    <w:rsid w:val="003B4EDB"/>
    <w:rsid w:val="003F31FF"/>
    <w:rsid w:val="00402D22"/>
    <w:rsid w:val="0041649B"/>
    <w:rsid w:val="004167AC"/>
    <w:rsid w:val="0045388C"/>
    <w:rsid w:val="00467D27"/>
    <w:rsid w:val="00496FC3"/>
    <w:rsid w:val="004B0A60"/>
    <w:rsid w:val="004E34CB"/>
    <w:rsid w:val="004E58EB"/>
    <w:rsid w:val="004F63E1"/>
    <w:rsid w:val="00500199"/>
    <w:rsid w:val="005404B8"/>
    <w:rsid w:val="00567278"/>
    <w:rsid w:val="0057554C"/>
    <w:rsid w:val="00586910"/>
    <w:rsid w:val="005B6017"/>
    <w:rsid w:val="005F6A53"/>
    <w:rsid w:val="00622480"/>
    <w:rsid w:val="006230A6"/>
    <w:rsid w:val="0064138C"/>
    <w:rsid w:val="0065350A"/>
    <w:rsid w:val="00671E54"/>
    <w:rsid w:val="00675705"/>
    <w:rsid w:val="006B4433"/>
    <w:rsid w:val="006C31A5"/>
    <w:rsid w:val="006F2711"/>
    <w:rsid w:val="00700967"/>
    <w:rsid w:val="0072642F"/>
    <w:rsid w:val="00731921"/>
    <w:rsid w:val="007858DD"/>
    <w:rsid w:val="00786B7D"/>
    <w:rsid w:val="007D2A87"/>
    <w:rsid w:val="007D3EEF"/>
    <w:rsid w:val="007D7A86"/>
    <w:rsid w:val="007F7C23"/>
    <w:rsid w:val="00883619"/>
    <w:rsid w:val="00892A23"/>
    <w:rsid w:val="00896A66"/>
    <w:rsid w:val="008A2C05"/>
    <w:rsid w:val="008D0589"/>
    <w:rsid w:val="0091010B"/>
    <w:rsid w:val="00913480"/>
    <w:rsid w:val="00934A70"/>
    <w:rsid w:val="00957358"/>
    <w:rsid w:val="009D1086"/>
    <w:rsid w:val="009D21C1"/>
    <w:rsid w:val="009D3160"/>
    <w:rsid w:val="009E09E1"/>
    <w:rsid w:val="00A00593"/>
    <w:rsid w:val="00A005B0"/>
    <w:rsid w:val="00A12F0A"/>
    <w:rsid w:val="00A168C0"/>
    <w:rsid w:val="00A24CEB"/>
    <w:rsid w:val="00A2766A"/>
    <w:rsid w:val="00A55ED9"/>
    <w:rsid w:val="00A66195"/>
    <w:rsid w:val="00A77159"/>
    <w:rsid w:val="00A80991"/>
    <w:rsid w:val="00A93E88"/>
    <w:rsid w:val="00AA244C"/>
    <w:rsid w:val="00AA7BB2"/>
    <w:rsid w:val="00B035F3"/>
    <w:rsid w:val="00B164EA"/>
    <w:rsid w:val="00B22505"/>
    <w:rsid w:val="00B2791D"/>
    <w:rsid w:val="00BA2F1D"/>
    <w:rsid w:val="00BB0298"/>
    <w:rsid w:val="00BB2A01"/>
    <w:rsid w:val="00BB76BC"/>
    <w:rsid w:val="00BC358B"/>
    <w:rsid w:val="00BC3D36"/>
    <w:rsid w:val="00BF0ABF"/>
    <w:rsid w:val="00C07CD9"/>
    <w:rsid w:val="00C464FE"/>
    <w:rsid w:val="00C56234"/>
    <w:rsid w:val="00C91712"/>
    <w:rsid w:val="00CA46CC"/>
    <w:rsid w:val="00CE3D27"/>
    <w:rsid w:val="00CE71B6"/>
    <w:rsid w:val="00D20AF6"/>
    <w:rsid w:val="00D26D6B"/>
    <w:rsid w:val="00D36B84"/>
    <w:rsid w:val="00D6555E"/>
    <w:rsid w:val="00D66ECA"/>
    <w:rsid w:val="00DC5C92"/>
    <w:rsid w:val="00E22BCB"/>
    <w:rsid w:val="00E37EEA"/>
    <w:rsid w:val="00E5123D"/>
    <w:rsid w:val="00E6695E"/>
    <w:rsid w:val="00E7685B"/>
    <w:rsid w:val="00E85B5E"/>
    <w:rsid w:val="00E97901"/>
    <w:rsid w:val="00EA0013"/>
    <w:rsid w:val="00F068A2"/>
    <w:rsid w:val="00F10921"/>
    <w:rsid w:val="00F14E88"/>
    <w:rsid w:val="00F16B30"/>
    <w:rsid w:val="00F21A1A"/>
    <w:rsid w:val="00F47F3D"/>
    <w:rsid w:val="00F7006C"/>
    <w:rsid w:val="00F827A4"/>
    <w:rsid w:val="00F9092F"/>
    <w:rsid w:val="00FC4350"/>
    <w:rsid w:val="00FC461F"/>
    <w:rsid w:val="00FD630B"/>
    <w:rsid w:val="00FF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6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41649B"/>
    <w:rPr>
      <w:rFonts w:ascii="Tahoma" w:hAnsi="Tahoma" w:cs="Tahoma"/>
      <w:sz w:val="16"/>
      <w:szCs w:val="16"/>
    </w:rPr>
  </w:style>
  <w:style w:type="paragraph" w:styleId="a4">
    <w:name w:val="Date"/>
    <w:basedOn w:val="a"/>
    <w:next w:val="a"/>
    <w:link w:val="Char0"/>
    <w:uiPriority w:val="99"/>
    <w:semiHidden/>
    <w:unhideWhenUsed/>
    <w:rsid w:val="0041649B"/>
  </w:style>
  <w:style w:type="character" w:customStyle="1" w:styleId="Char0">
    <w:name w:val="日期 Char"/>
    <w:basedOn w:val="a0"/>
    <w:link w:val="a4"/>
    <w:uiPriority w:val="99"/>
    <w:semiHidden/>
    <w:rsid w:val="0041649B"/>
  </w:style>
  <w:style w:type="paragraph" w:styleId="a5">
    <w:name w:val="Normal (Web)"/>
    <w:basedOn w:val="a"/>
    <w:uiPriority w:val="99"/>
    <w:unhideWhenUsed/>
    <w:rsid w:val="0041649B"/>
    <w:pPr>
      <w:spacing w:after="210" w:line="210" w:lineRule="atLeast"/>
      <w:jc w:val="both"/>
    </w:pPr>
    <w:rPr>
      <w:rFonts w:ascii="Times New Roman" w:eastAsia="Times New Roman" w:hAnsi="Times New Roman" w:cs="Times New Roman"/>
      <w:sz w:val="17"/>
      <w:szCs w:val="17"/>
    </w:rPr>
  </w:style>
  <w:style w:type="paragraph" w:styleId="a6">
    <w:name w:val="header"/>
    <w:basedOn w:val="a"/>
    <w:link w:val="Char1"/>
    <w:uiPriority w:val="99"/>
    <w:unhideWhenUsed/>
    <w:rsid w:val="00700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700967"/>
  </w:style>
  <w:style w:type="paragraph" w:styleId="a7">
    <w:name w:val="footer"/>
    <w:basedOn w:val="a"/>
    <w:link w:val="Char2"/>
    <w:uiPriority w:val="99"/>
    <w:unhideWhenUsed/>
    <w:rsid w:val="00700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700967"/>
  </w:style>
  <w:style w:type="paragraph" w:styleId="a8">
    <w:name w:val="List Paragraph"/>
    <w:basedOn w:val="a"/>
    <w:uiPriority w:val="34"/>
    <w:qFormat/>
    <w:rsid w:val="00B2791D"/>
    <w:pPr>
      <w:ind w:left="720"/>
      <w:contextualSpacing/>
    </w:pPr>
  </w:style>
  <w:style w:type="table" w:styleId="a9">
    <w:name w:val="Table Grid"/>
    <w:basedOn w:val="a1"/>
    <w:uiPriority w:val="59"/>
    <w:rsid w:val="002D5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D2A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6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41649B"/>
    <w:rPr>
      <w:rFonts w:ascii="Tahoma" w:hAnsi="Tahoma" w:cs="Tahoma"/>
      <w:sz w:val="16"/>
      <w:szCs w:val="16"/>
    </w:rPr>
  </w:style>
  <w:style w:type="paragraph" w:styleId="a4">
    <w:name w:val="Date"/>
    <w:basedOn w:val="a"/>
    <w:next w:val="a"/>
    <w:link w:val="Char0"/>
    <w:uiPriority w:val="99"/>
    <w:semiHidden/>
    <w:unhideWhenUsed/>
    <w:rsid w:val="0041649B"/>
  </w:style>
  <w:style w:type="character" w:customStyle="1" w:styleId="Char0">
    <w:name w:val="日期 Char"/>
    <w:basedOn w:val="a0"/>
    <w:link w:val="a4"/>
    <w:uiPriority w:val="99"/>
    <w:semiHidden/>
    <w:rsid w:val="0041649B"/>
  </w:style>
  <w:style w:type="paragraph" w:styleId="a5">
    <w:name w:val="Normal (Web)"/>
    <w:basedOn w:val="a"/>
    <w:uiPriority w:val="99"/>
    <w:unhideWhenUsed/>
    <w:rsid w:val="0041649B"/>
    <w:pPr>
      <w:spacing w:after="210" w:line="210" w:lineRule="atLeast"/>
      <w:jc w:val="both"/>
    </w:pPr>
    <w:rPr>
      <w:rFonts w:ascii="Times New Roman" w:eastAsia="Times New Roman" w:hAnsi="Times New Roman" w:cs="Times New Roman"/>
      <w:sz w:val="17"/>
      <w:szCs w:val="17"/>
    </w:rPr>
  </w:style>
  <w:style w:type="paragraph" w:styleId="a6">
    <w:name w:val="header"/>
    <w:basedOn w:val="a"/>
    <w:link w:val="Char1"/>
    <w:uiPriority w:val="99"/>
    <w:unhideWhenUsed/>
    <w:rsid w:val="00700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700967"/>
  </w:style>
  <w:style w:type="paragraph" w:styleId="a7">
    <w:name w:val="footer"/>
    <w:basedOn w:val="a"/>
    <w:link w:val="Char2"/>
    <w:uiPriority w:val="99"/>
    <w:unhideWhenUsed/>
    <w:rsid w:val="00700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700967"/>
  </w:style>
  <w:style w:type="paragraph" w:styleId="a8">
    <w:name w:val="List Paragraph"/>
    <w:basedOn w:val="a"/>
    <w:uiPriority w:val="34"/>
    <w:qFormat/>
    <w:rsid w:val="00B2791D"/>
    <w:pPr>
      <w:ind w:left="720"/>
      <w:contextualSpacing/>
    </w:pPr>
  </w:style>
  <w:style w:type="table" w:styleId="a9">
    <w:name w:val="Table Grid"/>
    <w:basedOn w:val="a1"/>
    <w:uiPriority w:val="59"/>
    <w:rsid w:val="002D5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D2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443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815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290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package" Target="embeddings/Microsoft_Excel_Worksheet1.xls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0701B-74AD-47D9-9D12-E2980459D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16</Pages>
  <Words>1924</Words>
  <Characters>10972</Characters>
  <Application>Microsoft Office Word</Application>
  <DocSecurity>0</DocSecurity>
  <Lines>91</Lines>
  <Paragraphs>25</Paragraphs>
  <ScaleCrop>false</ScaleCrop>
  <Company>DASSAULT SYSTEMES</Company>
  <LinksUpToDate>false</LinksUpToDate>
  <CharactersWithSpaces>12871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 Long</dc:creator>
  <cp:lastModifiedBy>XU Long</cp:lastModifiedBy>
  <cp:revision>18</cp:revision>
  <cp:lastPrinted>2014-12-02T20:52:00Z</cp:lastPrinted>
  <dcterms:created xsi:type="dcterms:W3CDTF">2016-01-13T01:56:00Z</dcterms:created>
  <dcterms:modified xsi:type="dcterms:W3CDTF">2018-08-19T18:33:00Z</dcterms:modified>
</cp:coreProperties>
</file>