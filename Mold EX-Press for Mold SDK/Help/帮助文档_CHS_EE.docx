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018F" w:rsidRPr="00D4018F" w:rsidRDefault="00120927" w:rsidP="00D4018F">
      <w:pPr>
        <w:jc w:val="center"/>
        <w:rPr>
          <w:rFonts w:ascii="Arial" w:hAnsi="Arial" w:cs="Arial"/>
          <w:b/>
          <w:bCs/>
          <w:sz w:val="32"/>
          <w:szCs w:val="24"/>
          <w:rPrChange w:id="0" w:author="XU Long" w:date="2018-08-20T00:15:00Z">
            <w:rPr>
              <w:rFonts w:ascii="Arial" w:hAnsi="Arial" w:cs="Arial"/>
              <w:b/>
              <w:bCs/>
              <w:sz w:val="24"/>
              <w:szCs w:val="24"/>
            </w:rPr>
          </w:rPrChange>
        </w:rPr>
      </w:pPr>
      <w:r w:rsidRPr="00593AD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04EB44" wp14:editId="6AC255C2">
                <wp:simplePos x="0" y="0"/>
                <wp:positionH relativeFrom="column">
                  <wp:posOffset>405765</wp:posOffset>
                </wp:positionH>
                <wp:positionV relativeFrom="paragraph">
                  <wp:posOffset>337803</wp:posOffset>
                </wp:positionV>
                <wp:extent cx="1407795" cy="455930"/>
                <wp:effectExtent l="0" t="0" r="20955" b="20320"/>
                <wp:wrapNone/>
                <wp:docPr id="45" name="圆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795" cy="4559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6D76" w:rsidRPr="005B6330" w:rsidRDefault="00036D76" w:rsidP="005B6330">
                            <w:pPr>
                              <w:pStyle w:val="a5"/>
                              <w:spacing w:after="0"/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r w:rsidRPr="005B6330">
                              <w:rPr>
                                <w:rFonts w:asciiTheme="minorHAnsi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>$(Mold EX-Press for Mold SDK)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1" o:spid="_x0000_s1026" style="position:absolute;left:0;text-align:left;margin-left:31.95pt;margin-top:26.6pt;width:110.85pt;height:35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" fillcolor="#4f81bd [3204]" strokecolor="#243f60 [1604]" strokeweight="2pt">
                <v:textbox>
                  <w:txbxContent>
                    <w:p w:rsidR="00036D76" w:rsidRPr="005B6330" w:rsidRDefault="00036D76" w:rsidP="005B6330">
                      <w:pPr>
                        <w:pStyle w:val="a5"/>
                        <w:spacing w:after="0"/>
                        <w:jc w:val="center"/>
                        <w:rPr>
                          <w:sz w:val="21"/>
                          <w:szCs w:val="21"/>
                        </w:rPr>
                      </w:pPr>
                      <w:r w:rsidRPr="005B6330">
                        <w:rPr>
                          <w:rFonts w:asciiTheme="minorHAnsi" w:hAnsi="Calibri" w:cstheme="minorBidi"/>
                          <w:color w:val="FFFFFF" w:themeColor="light1"/>
                          <w:sz w:val="21"/>
                          <w:szCs w:val="21"/>
                        </w:rPr>
                        <w:t>$(Mold EX-Press for Mold SDK)</w:t>
                      </w:r>
                    </w:p>
                  </w:txbxContent>
                </v:textbox>
              </v:roundrect>
            </w:pict>
          </mc:Fallback>
        </mc:AlternateContent>
      </w:r>
      <w:r w:rsidR="005C3C2E" w:rsidRPr="00593AD3">
        <w:rPr>
          <w:rFonts w:ascii="Arial" w:hAnsi="Arial" w:cs="Arial" w:hint="eastAsia"/>
          <w:b/>
          <w:bCs/>
          <w:sz w:val="24"/>
          <w:szCs w:val="24"/>
        </w:rPr>
        <w:t>目录结构</w:t>
      </w:r>
    </w:p>
    <w:p w:rsidR="005C3C2E" w:rsidRDefault="005B6330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6330">
        <w:rPr>
          <w:noProof/>
        </w:rPr>
        <w:t xml:space="preserve"> </w:t>
      </w:r>
    </w:p>
    <w:p w:rsidR="005C3C2E" w:rsidRDefault="00120927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  <w:bookmarkStart w:id="1" w:name="_GoBack"/>
      <w:bookmarkEnd w:id="1"/>
      <w:r>
        <w:rPr>
          <w:rFonts w:ascii="Arial" w:hAnsi="Arial" w:cs="Arial" w:hint="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5A4D21" wp14:editId="224DB013">
                <wp:simplePos x="0" y="0"/>
                <wp:positionH relativeFrom="column">
                  <wp:posOffset>1103243</wp:posOffset>
                </wp:positionH>
                <wp:positionV relativeFrom="paragraph">
                  <wp:posOffset>52871</wp:posOffset>
                </wp:positionV>
                <wp:extent cx="0" cy="5019261"/>
                <wp:effectExtent l="0" t="0" r="19050" b="1016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192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47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85pt,4.15pt" to="86.85pt,39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" strokecolor="#4579b8 [3044]"/>
            </w:pict>
          </mc:Fallback>
        </mc:AlternateContent>
      </w:r>
    </w:p>
    <w:p w:rsidR="005C3C2E" w:rsidRDefault="00AD02E5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633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F6FBA0" wp14:editId="321FFC85">
                <wp:simplePos x="0" y="0"/>
                <wp:positionH relativeFrom="column">
                  <wp:posOffset>2553730</wp:posOffset>
                </wp:positionH>
                <wp:positionV relativeFrom="paragraph">
                  <wp:posOffset>290023</wp:posOffset>
                </wp:positionV>
                <wp:extent cx="1820562" cy="328295"/>
                <wp:effectExtent l="0" t="0" r="27305" b="14605"/>
                <wp:wrapNone/>
                <wp:docPr id="24" name="圆角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562" cy="328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6D76" w:rsidRPr="00927761" w:rsidRDefault="00036D76" w:rsidP="00927761">
                            <w:pPr>
                              <w:pStyle w:val="a5"/>
                              <w:spacing w:after="0"/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Bin\vs9</w:t>
                            </w:r>
                            <w:ins w:id="2" w:author="XU Long" w:date="2018-08-19T22:42:00Z">
                              <w:r w:rsidR="00630E7E">
                                <w:rPr>
                                  <w:rFonts w:asciiTheme="minorHAnsi" w:eastAsiaTheme="minorEastAsia" w:hAnsi="Calibri" w:cstheme="minorBidi" w:hint="eastAsia"/>
                                  <w:color w:val="FFFFFF" w:themeColor="light1"/>
                                  <w:sz w:val="21"/>
                                  <w:szCs w:val="21"/>
                                </w:rPr>
                                <w:t>（</w:t>
                              </w:r>
                            </w:ins>
                            <w:del w:id="3" w:author="XU Long" w:date="2018-08-19T22:42:00Z">
                              <w:r w:rsidDel="00630E7E">
                                <w:rPr>
                                  <w:rFonts w:asciiTheme="minorHAnsi" w:eastAsiaTheme="minorEastAsia" w:hAnsi="Calibri" w:cstheme="minorBidi" w:hint="eastAsia"/>
                                  <w:color w:val="FFFFFF" w:themeColor="light1"/>
                                  <w:sz w:val="21"/>
                                  <w:szCs w:val="21"/>
                                </w:rPr>
                                <w:delText>(</w:delText>
                              </w:r>
                            </w:del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vs10, vs11</w:t>
                            </w:r>
                            <w:del w:id="4" w:author="XU Long" w:date="2018-08-19T22:31:00Z">
                              <w:r w:rsidDel="00AD02E5">
                                <w:rPr>
                                  <w:rFonts w:asciiTheme="minorHAnsi" w:eastAsiaTheme="minorEastAsia" w:hAnsi="Calibri" w:cstheme="minorBidi" w:hint="eastAsia"/>
                                  <w:color w:val="FFFFFF" w:themeColor="light1"/>
                                  <w:sz w:val="21"/>
                                  <w:szCs w:val="21"/>
                                </w:rPr>
                                <w:delText>,vs14</w:delText>
                              </w:r>
                            </w:del>
                            <w:ins w:id="5" w:author="XU Long" w:date="2018-08-19T22:31:00Z">
                              <w:r w:rsidR="00AD02E5"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sz w:val="21"/>
                                  <w:szCs w:val="21"/>
                                </w:rPr>
                                <w:t>, vs14</w:t>
                              </w:r>
                            </w:ins>
                            <w:del w:id="6" w:author="XU Long" w:date="2018-08-19T22:31:00Z">
                              <w:r w:rsidDel="00AD02E5">
                                <w:rPr>
                                  <w:rFonts w:asciiTheme="minorHAnsi" w:eastAsiaTheme="minorEastAsia" w:hAnsi="Calibri" w:cstheme="minorBidi" w:hint="eastAsia"/>
                                  <w:color w:val="FFFFFF" w:themeColor="light1"/>
                                  <w:sz w:val="21"/>
                                  <w:szCs w:val="21"/>
                                </w:rPr>
                                <w:delText xml:space="preserve"> </w:delText>
                              </w:r>
                            </w:del>
                            <w:ins w:id="7" w:author="XU Long" w:date="2018-08-19T22:42:00Z">
                              <w:r w:rsidR="00630E7E">
                                <w:rPr>
                                  <w:rFonts w:asciiTheme="minorHAnsi" w:eastAsiaTheme="minorEastAsia" w:hAnsi="Calibri" w:cstheme="minorBidi" w:hint="eastAsia"/>
                                  <w:color w:val="FFFFFF" w:themeColor="light1"/>
                                  <w:sz w:val="21"/>
                                  <w:szCs w:val="21"/>
                                </w:rPr>
                                <w:t>）</w:t>
                              </w:r>
                            </w:ins>
                            <w:del w:id="8" w:author="XU Long" w:date="2018-08-19T22:42:00Z">
                              <w:r w:rsidDel="00630E7E">
                                <w:rPr>
                                  <w:rFonts w:asciiTheme="minorHAnsi" w:eastAsiaTheme="minorEastAsia" w:hAnsi="Calibri" w:cstheme="minorBidi" w:hint="eastAsia"/>
                                  <w:color w:val="FFFFFF" w:themeColor="light1"/>
                                  <w:sz w:val="21"/>
                                  <w:szCs w:val="21"/>
                                </w:rPr>
                                <w:delText>)</w:delText>
                              </w:r>
                            </w:del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3" o:spid="_x0000_s1027" style="position:absolute;left:0;text-align:left;margin-left:201.1pt;margin-top:22.85pt;width:143.35pt;height:25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" fillcolor="#4f81bd [3204]" strokecolor="#243f60 [1604]" strokeweight="2pt">
                <v:textbox>
                  <w:txbxContent>
                    <w:p w:rsidR="00036D76" w:rsidRPr="00927761" w:rsidRDefault="00036D76" w:rsidP="00927761">
                      <w:pPr>
                        <w:pStyle w:val="a5"/>
                        <w:spacing w:after="0"/>
                        <w:rPr>
                          <w:rFonts w:eastAsiaTheme="minorEastAsia"/>
                          <w:sz w:val="10"/>
                          <w:szCs w:val="10"/>
                        </w:rPr>
                      </w:pP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Bin\vs9</w:t>
                      </w:r>
                      <w:ins w:id="9" w:author="XU Long" w:date="2018-08-19T22:42:00Z">
                        <w:r w:rsidR="00630E7E">
                          <w:rPr>
                            <w:rFonts w:asciiTheme="minorHAnsi" w:eastAsiaTheme="minorEastAsia" w:hAnsi="Calibri" w:cstheme="minorBidi" w:hint="eastAsia"/>
                            <w:color w:val="FFFFFF" w:themeColor="light1"/>
                            <w:sz w:val="21"/>
                            <w:szCs w:val="21"/>
                          </w:rPr>
                          <w:t>（</w:t>
                        </w:r>
                      </w:ins>
                      <w:del w:id="10" w:author="XU Long" w:date="2018-08-19T22:42:00Z">
                        <w:r w:rsidDel="00630E7E">
                          <w:rPr>
                            <w:rFonts w:asciiTheme="minorHAnsi" w:eastAsiaTheme="minorEastAsia" w:hAnsi="Calibri" w:cstheme="minorBidi" w:hint="eastAsia"/>
                            <w:color w:val="FFFFFF" w:themeColor="light1"/>
                            <w:sz w:val="21"/>
                            <w:szCs w:val="21"/>
                          </w:rPr>
                          <w:delText>(</w:delText>
                        </w:r>
                      </w:del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vs10, vs11</w:t>
                      </w:r>
                      <w:del w:id="11" w:author="XU Long" w:date="2018-08-19T22:31:00Z">
                        <w:r w:rsidDel="00AD02E5">
                          <w:rPr>
                            <w:rFonts w:asciiTheme="minorHAnsi" w:eastAsiaTheme="minorEastAsia" w:hAnsi="Calibri" w:cstheme="minorBidi" w:hint="eastAsia"/>
                            <w:color w:val="FFFFFF" w:themeColor="light1"/>
                            <w:sz w:val="21"/>
                            <w:szCs w:val="21"/>
                          </w:rPr>
                          <w:delText>,vs14</w:delText>
                        </w:r>
                      </w:del>
                      <w:ins w:id="12" w:author="XU Long" w:date="2018-08-19T22:31:00Z">
                        <w:r w:rsidR="00AD02E5"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sz w:val="21"/>
                            <w:szCs w:val="21"/>
                          </w:rPr>
                          <w:t>, vs14</w:t>
                        </w:r>
                      </w:ins>
                      <w:del w:id="13" w:author="XU Long" w:date="2018-08-19T22:31:00Z">
                        <w:r w:rsidDel="00AD02E5">
                          <w:rPr>
                            <w:rFonts w:asciiTheme="minorHAnsi" w:eastAsiaTheme="minorEastAsia" w:hAnsi="Calibri" w:cstheme="minorBidi" w:hint="eastAsia"/>
                            <w:color w:val="FFFFFF" w:themeColor="light1"/>
                            <w:sz w:val="21"/>
                            <w:szCs w:val="21"/>
                          </w:rPr>
                          <w:delText xml:space="preserve"> </w:delText>
                        </w:r>
                      </w:del>
                      <w:ins w:id="14" w:author="XU Long" w:date="2018-08-19T22:42:00Z">
                        <w:r w:rsidR="00630E7E">
                          <w:rPr>
                            <w:rFonts w:asciiTheme="minorHAnsi" w:eastAsiaTheme="minorEastAsia" w:hAnsi="Calibri" w:cstheme="minorBidi" w:hint="eastAsia"/>
                            <w:color w:val="FFFFFF" w:themeColor="light1"/>
                            <w:sz w:val="21"/>
                            <w:szCs w:val="21"/>
                          </w:rPr>
                          <w:t>）</w:t>
                        </w:r>
                      </w:ins>
                      <w:del w:id="15" w:author="XU Long" w:date="2018-08-19T22:42:00Z">
                        <w:r w:rsidDel="00630E7E">
                          <w:rPr>
                            <w:rFonts w:asciiTheme="minorHAnsi" w:eastAsiaTheme="minorEastAsia" w:hAnsi="Calibri" w:cstheme="minorBidi" w:hint="eastAsia"/>
                            <w:color w:val="FFFFFF" w:themeColor="light1"/>
                            <w:sz w:val="21"/>
                            <w:szCs w:val="21"/>
                          </w:rPr>
                          <w:delText>)</w:delText>
                        </w:r>
                      </w:del>
                    </w:p>
                  </w:txbxContent>
                </v:textbox>
              </v:roundrect>
            </w:pict>
          </mc:Fallback>
        </mc:AlternateContent>
      </w:r>
    </w:p>
    <w:p w:rsidR="005C3C2E" w:rsidRDefault="00AD02E5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FC0FD3" wp14:editId="7DF7FB4C">
                <wp:simplePos x="0" y="0"/>
                <wp:positionH relativeFrom="column">
                  <wp:posOffset>1101725</wp:posOffset>
                </wp:positionH>
                <wp:positionV relativeFrom="paragraph">
                  <wp:posOffset>140353</wp:posOffset>
                </wp:positionV>
                <wp:extent cx="1450340" cy="0"/>
                <wp:effectExtent l="0" t="0" r="16510" b="19050"/>
                <wp:wrapNone/>
                <wp:docPr id="48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03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48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75pt,11.05pt" to="200.9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" strokecolor="#4579b8 [3044]"/>
            </w:pict>
          </mc:Fallback>
        </mc:AlternateContent>
      </w:r>
    </w:p>
    <w:p w:rsidR="005C3C2E" w:rsidRDefault="00AD02E5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718709" wp14:editId="3B56490C">
                <wp:simplePos x="0" y="0"/>
                <wp:positionH relativeFrom="column">
                  <wp:posOffset>3105528</wp:posOffset>
                </wp:positionH>
                <wp:positionV relativeFrom="paragraph">
                  <wp:posOffset>267884</wp:posOffset>
                </wp:positionV>
                <wp:extent cx="1096645" cy="485294"/>
                <wp:effectExtent l="953" t="0" r="28257" b="28258"/>
                <wp:wrapNone/>
                <wp:docPr id="58" name="肘形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096645" cy="485294"/>
                        </a:xfrm>
                        <a:prstGeom prst="bentConnector3">
                          <a:avLst>
                            <a:gd name="adj1" fmla="val 9657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58" o:spid="_x0000_s1026" type="#_x0000_t34" style="position:absolute;margin-left:244.55pt;margin-top:21.1pt;width:86.35pt;height:38.2pt;rotation:90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" adj="20860" strokecolor="#4579b8 [3044]"/>
            </w:pict>
          </mc:Fallback>
        </mc:AlternateContent>
      </w:r>
    </w:p>
    <w:p w:rsidR="005C3C2E" w:rsidRDefault="00AD02E5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633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8225670" wp14:editId="285ABD9D">
                <wp:simplePos x="0" y="0"/>
                <wp:positionH relativeFrom="column">
                  <wp:posOffset>3893185</wp:posOffset>
                </wp:positionH>
                <wp:positionV relativeFrom="paragraph">
                  <wp:posOffset>45085</wp:posOffset>
                </wp:positionV>
                <wp:extent cx="1901825" cy="1285875"/>
                <wp:effectExtent l="0" t="0" r="22225" b="28575"/>
                <wp:wrapNone/>
                <wp:docPr id="56" name="圆角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825" cy="12858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6D76" w:rsidRDefault="00036D76" w:rsidP="00B83B7D">
                            <w:pPr>
                              <w:pStyle w:val="a5"/>
                              <w:spacing w:after="0"/>
                              <w:jc w:val="left"/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redist</w:t>
                            </w:r>
                            <w:proofErr w:type="spellEnd"/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vc</w:t>
                            </w:r>
                            <w:proofErr w:type="spellEnd"/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运行库</w:t>
                            </w:r>
                          </w:p>
                          <w:p w:rsidR="00036D76" w:rsidRDefault="00036D76" w:rsidP="00B83B7D">
                            <w:pPr>
                              <w:pStyle w:val="a5"/>
                              <w:spacing w:after="0"/>
                              <w:jc w:val="left"/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</w:pPr>
                            <w:r w:rsidRPr="00120927"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>Custom_info_GML.csv</w:t>
                            </w: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 xml:space="preserve">:  </w:t>
                            </w: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用户自定义模型属性信息</w:t>
                            </w:r>
                          </w:p>
                          <w:p w:rsidR="00036D76" w:rsidRDefault="00036D76" w:rsidP="00B83B7D">
                            <w:pPr>
                              <w:pStyle w:val="a5"/>
                              <w:spacing w:after="0"/>
                              <w:jc w:val="left"/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 xml:space="preserve">lang_xxx.ini: </w:t>
                            </w: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语言文件</w:t>
                            </w:r>
                          </w:p>
                          <w:p w:rsidR="00036D76" w:rsidRDefault="00036D76" w:rsidP="00B83B7D">
                            <w:pPr>
                              <w:pStyle w:val="a5"/>
                              <w:spacing w:after="0"/>
                              <w:jc w:val="left"/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 xml:space="preserve">setting.ini: </w:t>
                            </w: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配置文件</w:t>
                            </w:r>
                          </w:p>
                          <w:p w:rsidR="00036D76" w:rsidRPr="005B6330" w:rsidRDefault="00036D76" w:rsidP="00B83B7D">
                            <w:pPr>
                              <w:pStyle w:val="a5"/>
                              <w:spacing w:after="0"/>
                              <w:jc w:val="left"/>
                              <w:rPr>
                                <w:sz w:val="21"/>
                                <w:szCs w:val="21"/>
                              </w:rPr>
                            </w:pPr>
                            <w:r w:rsidRPr="00B83B7D">
                              <w:rPr>
                                <w:rFonts w:asciiTheme="minorHAnsi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>Sample for Mold.exe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36" o:spid="_x0000_s1028" style="position:absolute;left:0;text-align:left;margin-left:306.55pt;margin-top:3.55pt;width:149.75pt;height:10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" fillcolor="#4f81bd [3204]" strokecolor="#243f60 [1604]" strokeweight="2pt">
                <v:textbox>
                  <w:txbxContent>
                    <w:p w:rsidR="00036D76" w:rsidRDefault="00036D76" w:rsidP="00B83B7D">
                      <w:pPr>
                        <w:pStyle w:val="a5"/>
                        <w:spacing w:after="0"/>
                        <w:jc w:val="left"/>
                        <w:rPr>
                          <w:rFonts w:asciiTheme="minorHAnsi" w:eastAsiaTheme="minorEastAsia" w:hAnsi="Calibri" w:cstheme="minorBidi"/>
                          <w:color w:val="FFFFFF" w:themeColor="light1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redist</w:t>
                      </w:r>
                      <w:proofErr w:type="spellEnd"/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vc</w:t>
                      </w:r>
                      <w:proofErr w:type="spellEnd"/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运行库</w:t>
                      </w:r>
                    </w:p>
                    <w:p w:rsidR="00036D76" w:rsidRDefault="00036D76" w:rsidP="00B83B7D">
                      <w:pPr>
                        <w:pStyle w:val="a5"/>
                        <w:spacing w:after="0"/>
                        <w:jc w:val="left"/>
                        <w:rPr>
                          <w:rFonts w:asciiTheme="minorHAnsi" w:eastAsiaTheme="minorEastAsia" w:hAnsi="Calibri" w:cstheme="minorBidi"/>
                          <w:color w:val="FFFFFF" w:themeColor="light1"/>
                          <w:sz w:val="21"/>
                          <w:szCs w:val="21"/>
                        </w:rPr>
                      </w:pPr>
                      <w:r w:rsidRPr="00120927">
                        <w:rPr>
                          <w:rFonts w:asciiTheme="minorHAnsi" w:eastAsiaTheme="minorEastAsia" w:hAnsi="Calibri" w:cstheme="minorBidi"/>
                          <w:color w:val="FFFFFF" w:themeColor="light1"/>
                          <w:sz w:val="21"/>
                          <w:szCs w:val="21"/>
                        </w:rPr>
                        <w:t>Custom_info_GML.csv</w:t>
                      </w: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 xml:space="preserve">:  </w:t>
                      </w: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用户自定义模型属性信息</w:t>
                      </w:r>
                    </w:p>
                    <w:p w:rsidR="00036D76" w:rsidRDefault="00036D76" w:rsidP="00B83B7D">
                      <w:pPr>
                        <w:pStyle w:val="a5"/>
                        <w:spacing w:after="0"/>
                        <w:jc w:val="left"/>
                        <w:rPr>
                          <w:rFonts w:asciiTheme="minorHAnsi" w:eastAsiaTheme="minorEastAsia" w:hAnsi="Calibri" w:cstheme="minorBidi"/>
                          <w:color w:val="FFFFFF" w:themeColor="light1"/>
                          <w:sz w:val="21"/>
                          <w:szCs w:val="21"/>
                        </w:rPr>
                      </w:pP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 xml:space="preserve">lang_xxx.ini: </w:t>
                      </w: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语言文件</w:t>
                      </w:r>
                    </w:p>
                    <w:p w:rsidR="00036D76" w:rsidRDefault="00036D76" w:rsidP="00B83B7D">
                      <w:pPr>
                        <w:pStyle w:val="a5"/>
                        <w:spacing w:after="0"/>
                        <w:jc w:val="left"/>
                        <w:rPr>
                          <w:rFonts w:asciiTheme="minorHAnsi" w:eastAsiaTheme="minorEastAsia" w:hAnsi="Calibri" w:cstheme="minorBidi"/>
                          <w:color w:val="FFFFFF" w:themeColor="light1"/>
                          <w:sz w:val="21"/>
                          <w:szCs w:val="21"/>
                        </w:rPr>
                      </w:pP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 xml:space="preserve">setting.ini: </w:t>
                      </w: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配置文件</w:t>
                      </w:r>
                    </w:p>
                    <w:p w:rsidR="00036D76" w:rsidRPr="005B6330" w:rsidRDefault="00036D76" w:rsidP="00B83B7D">
                      <w:pPr>
                        <w:pStyle w:val="a5"/>
                        <w:spacing w:after="0"/>
                        <w:jc w:val="left"/>
                        <w:rPr>
                          <w:sz w:val="21"/>
                          <w:szCs w:val="21"/>
                        </w:rPr>
                      </w:pPr>
                      <w:r w:rsidRPr="00B83B7D">
                        <w:rPr>
                          <w:rFonts w:asciiTheme="minorHAnsi" w:hAnsi="Calibri" w:cstheme="minorBidi"/>
                          <w:color w:val="FFFFFF" w:themeColor="light1"/>
                          <w:sz w:val="21"/>
                          <w:szCs w:val="21"/>
                        </w:rPr>
                        <w:t>Sample for Mold.exe</w:t>
                      </w:r>
                    </w:p>
                  </w:txbxContent>
                </v:textbox>
              </v:roundrect>
            </w:pict>
          </mc:Fallback>
        </mc:AlternateContent>
      </w:r>
    </w:p>
    <w:p w:rsidR="005C3C2E" w:rsidRDefault="005C3C2E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5C3C2E" w:rsidRDefault="005C3C2E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5C3C2E" w:rsidRDefault="005C3C2E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5C3C2E" w:rsidRDefault="005C3C2E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5C3C2E" w:rsidRDefault="00AD02E5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633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EAEBF8" wp14:editId="7A6B41D0">
                <wp:simplePos x="0" y="0"/>
                <wp:positionH relativeFrom="column">
                  <wp:posOffset>2606040</wp:posOffset>
                </wp:positionH>
                <wp:positionV relativeFrom="paragraph">
                  <wp:posOffset>150041</wp:posOffset>
                </wp:positionV>
                <wp:extent cx="3437890" cy="401955"/>
                <wp:effectExtent l="0" t="0" r="10160" b="17145"/>
                <wp:wrapNone/>
                <wp:docPr id="41" name="圆角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7890" cy="4019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6D76" w:rsidRPr="005B6330" w:rsidRDefault="00036D76" w:rsidP="00B83B7D">
                            <w:pPr>
                              <w:pStyle w:val="a5"/>
                              <w:spacing w:after="0"/>
                              <w:jc w:val="left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I</w:t>
                            </w:r>
                            <w:r w:rsidRPr="005B6330">
                              <w:rPr>
                                <w:rFonts w:asciiTheme="minorHAnsi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>nclude</w:t>
                            </w: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\</w:t>
                            </w:r>
                            <w:proofErr w:type="spellStart"/>
                            <w:r w:rsidRPr="005B6330">
                              <w:rPr>
                                <w:rFonts w:asciiTheme="minorHAnsi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>COut.h</w:t>
                            </w:r>
                            <w:proofErr w:type="spellEnd"/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5B6330">
                              <w:rPr>
                                <w:rFonts w:asciiTheme="minorHAnsi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>Mold EX-Press for Mold</w:t>
                            </w:r>
                            <w:r w:rsidRPr="005B6330">
                              <w:rPr>
                                <w:rFonts w:asciiTheme="minorHAnsi" w:hAnsi="宋体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开发接口头文件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35" o:spid="_x0000_s1029" style="position:absolute;left:0;text-align:left;margin-left:205.2pt;margin-top:11.8pt;width:270.7pt;height:31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" fillcolor="#4f81bd [3204]" strokecolor="#243f60 [1604]" strokeweight="2pt">
                <v:textbox>
                  <w:txbxContent>
                    <w:p w:rsidR="00036D76" w:rsidRPr="005B6330" w:rsidRDefault="00036D76" w:rsidP="00B83B7D">
                      <w:pPr>
                        <w:pStyle w:val="a5"/>
                        <w:spacing w:after="0"/>
                        <w:jc w:val="left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I</w:t>
                      </w:r>
                      <w:r w:rsidRPr="005B6330">
                        <w:rPr>
                          <w:rFonts w:asciiTheme="minorHAnsi" w:hAnsi="Calibri" w:cstheme="minorBidi"/>
                          <w:color w:val="FFFFFF" w:themeColor="light1"/>
                          <w:sz w:val="21"/>
                          <w:szCs w:val="21"/>
                        </w:rPr>
                        <w:t>nclude</w:t>
                      </w: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\</w:t>
                      </w:r>
                      <w:proofErr w:type="spellStart"/>
                      <w:r w:rsidRPr="005B6330">
                        <w:rPr>
                          <w:rFonts w:asciiTheme="minorHAnsi" w:hAnsi="Calibri" w:cstheme="minorBidi"/>
                          <w:color w:val="FFFFFF" w:themeColor="light1"/>
                          <w:sz w:val="21"/>
                          <w:szCs w:val="21"/>
                        </w:rPr>
                        <w:t>COut.h</w:t>
                      </w:r>
                      <w:proofErr w:type="spellEnd"/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 xml:space="preserve">: </w:t>
                      </w:r>
                      <w:r w:rsidRPr="005B6330">
                        <w:rPr>
                          <w:rFonts w:asciiTheme="minorHAnsi" w:hAnsi="Calibri" w:cstheme="minorBidi"/>
                          <w:color w:val="FFFFFF" w:themeColor="light1"/>
                          <w:sz w:val="21"/>
                          <w:szCs w:val="21"/>
                        </w:rPr>
                        <w:t>Mold EX-Press for Mold</w:t>
                      </w:r>
                      <w:r w:rsidRPr="005B6330">
                        <w:rPr>
                          <w:rFonts w:asciiTheme="minorHAnsi" w:hAnsi="宋体" w:cstheme="minorBidi" w:hint="eastAsia"/>
                          <w:color w:val="FFFFFF" w:themeColor="light1"/>
                          <w:sz w:val="21"/>
                          <w:szCs w:val="21"/>
                        </w:rPr>
                        <w:t>开发接口头文件</w:t>
                      </w:r>
                    </w:p>
                  </w:txbxContent>
                </v:textbox>
              </v:roundrect>
            </w:pict>
          </mc:Fallback>
        </mc:AlternateContent>
      </w:r>
    </w:p>
    <w:p w:rsidR="005C3C2E" w:rsidRDefault="00AD02E5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414912" wp14:editId="1C9CEE04">
                <wp:simplePos x="0" y="0"/>
                <wp:positionH relativeFrom="column">
                  <wp:posOffset>1103870</wp:posOffset>
                </wp:positionH>
                <wp:positionV relativeFrom="paragraph">
                  <wp:posOffset>10761</wp:posOffset>
                </wp:positionV>
                <wp:extent cx="1499287" cy="0"/>
                <wp:effectExtent l="0" t="0" r="24765" b="19050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928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4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9pt,.85pt" to="204.95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" strokecolor="#4579b8 [3044]"/>
            </w:pict>
          </mc:Fallback>
        </mc:AlternateContent>
      </w:r>
    </w:p>
    <w:p w:rsidR="005C3C2E" w:rsidRDefault="005C3C2E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5C3C2E" w:rsidRDefault="00AD02E5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AA378C" wp14:editId="5B21D3BE">
                <wp:simplePos x="0" y="0"/>
                <wp:positionH relativeFrom="column">
                  <wp:posOffset>1101090</wp:posOffset>
                </wp:positionH>
                <wp:positionV relativeFrom="paragraph">
                  <wp:posOffset>254635</wp:posOffset>
                </wp:positionV>
                <wp:extent cx="1501775" cy="0"/>
                <wp:effectExtent l="0" t="0" r="22225" b="19050"/>
                <wp:wrapNone/>
                <wp:docPr id="50" name="直接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50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7pt,20.05pt" to="204.9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" strokecolor="#4579b8 [3044]"/>
            </w:pict>
          </mc:Fallback>
        </mc:AlternateContent>
      </w:r>
      <w:r w:rsidRPr="005B633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2EF993" wp14:editId="0A294217">
                <wp:simplePos x="0" y="0"/>
                <wp:positionH relativeFrom="column">
                  <wp:posOffset>2608580</wp:posOffset>
                </wp:positionH>
                <wp:positionV relativeFrom="paragraph">
                  <wp:posOffset>43996</wp:posOffset>
                </wp:positionV>
                <wp:extent cx="2176145" cy="377825"/>
                <wp:effectExtent l="0" t="0" r="14605" b="22225"/>
                <wp:wrapNone/>
                <wp:docPr id="42" name="圆角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6145" cy="3778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6D76" w:rsidRPr="005B6330" w:rsidRDefault="00036D76" w:rsidP="00A719A9">
                            <w:pPr>
                              <w:pStyle w:val="a5"/>
                              <w:spacing w:after="0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Source</w:t>
                            </w:r>
                            <w:r w:rsidRPr="005B6330">
                              <w:rPr>
                                <w:rFonts w:asciiTheme="minorHAnsi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B83B7D">
                              <w:rPr>
                                <w:rFonts w:asciiTheme="minorHAnsi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>Sample for Mold</w:t>
                            </w:r>
                            <w:r w:rsidRPr="005B6330">
                              <w:rPr>
                                <w:rFonts w:asciiTheme="minorHAnsi" w:hAnsi="宋体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源代码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_x0000_s1030" style="position:absolute;left:0;text-align:left;margin-left:205.4pt;margin-top:3.45pt;width:171.35pt;height:29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" fillcolor="#4f81bd [3204]" strokecolor="#243f60 [1604]" strokeweight="2pt">
                <v:textbox>
                  <w:txbxContent>
                    <w:p w:rsidR="00036D76" w:rsidRPr="005B6330" w:rsidRDefault="00036D76" w:rsidP="00A719A9">
                      <w:pPr>
                        <w:pStyle w:val="a5"/>
                        <w:spacing w:after="0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Source</w:t>
                      </w:r>
                      <w:r w:rsidRPr="005B6330">
                        <w:rPr>
                          <w:rFonts w:asciiTheme="minorHAnsi" w:hAnsi="Calibri" w:cstheme="minorBidi"/>
                          <w:color w:val="FFFFFF" w:themeColor="light1"/>
                          <w:sz w:val="21"/>
                          <w:szCs w:val="21"/>
                        </w:rPr>
                        <w:t xml:space="preserve">: </w:t>
                      </w:r>
                      <w:r w:rsidRPr="00B83B7D">
                        <w:rPr>
                          <w:rFonts w:asciiTheme="minorHAnsi" w:hAnsi="Calibri" w:cstheme="minorBidi"/>
                          <w:color w:val="FFFFFF" w:themeColor="light1"/>
                          <w:sz w:val="21"/>
                          <w:szCs w:val="21"/>
                        </w:rPr>
                        <w:t>Sample for Mold</w:t>
                      </w:r>
                      <w:r w:rsidRPr="005B6330">
                        <w:rPr>
                          <w:rFonts w:asciiTheme="minorHAnsi" w:hAnsi="宋体" w:cstheme="minorBidi" w:hint="eastAsia"/>
                          <w:color w:val="FFFFFF" w:themeColor="light1"/>
                          <w:sz w:val="21"/>
                          <w:szCs w:val="21"/>
                        </w:rPr>
                        <w:t>源代码</w:t>
                      </w:r>
                    </w:p>
                  </w:txbxContent>
                </v:textbox>
              </v:roundrect>
            </w:pict>
          </mc:Fallback>
        </mc:AlternateContent>
      </w:r>
    </w:p>
    <w:p w:rsidR="005C3C2E" w:rsidRDefault="005C3C2E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5C3C2E" w:rsidRDefault="00AD02E5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633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A3C163" wp14:editId="5C3EB979">
                <wp:simplePos x="0" y="0"/>
                <wp:positionH relativeFrom="column">
                  <wp:posOffset>2608580</wp:posOffset>
                </wp:positionH>
                <wp:positionV relativeFrom="paragraph">
                  <wp:posOffset>281356</wp:posOffset>
                </wp:positionV>
                <wp:extent cx="2748915" cy="396240"/>
                <wp:effectExtent l="0" t="0" r="13335" b="22860"/>
                <wp:wrapNone/>
                <wp:docPr id="38" name="圆角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915" cy="3962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6D76" w:rsidRPr="005B6330" w:rsidRDefault="00036D76" w:rsidP="00A719A9">
                            <w:pPr>
                              <w:pStyle w:val="a5"/>
                              <w:spacing w:after="0"/>
                              <w:jc w:val="left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Help\</w:t>
                            </w:r>
                            <w:r w:rsidRPr="005B6330">
                              <w:rPr>
                                <w:rFonts w:asciiTheme="minorHAnsi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>HELP_EN.</w:t>
                            </w: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 xml:space="preserve">chm, </w:t>
                            </w:r>
                            <w:r w:rsidRPr="005B6330">
                              <w:rPr>
                                <w:rFonts w:asciiTheme="minorHAnsi" w:hAnsi="宋体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帮助文档</w:t>
                            </w: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_</w:t>
                            </w:r>
                            <w:r w:rsidRPr="005B6330">
                              <w:rPr>
                                <w:rFonts w:asciiTheme="minorHAnsi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>CHS.</w:t>
                            </w: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chm</w:t>
                            </w:r>
                            <w:r w:rsidRPr="005B6330">
                              <w:rPr>
                                <w:rFonts w:asciiTheme="minorHAnsi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37" o:spid="_x0000_s1031" style="position:absolute;left:0;text-align:left;margin-left:205.4pt;margin-top:22.15pt;width:216.45pt;height:31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" fillcolor="#4f81bd [3204]" strokecolor="#243f60 [1604]" strokeweight="2pt">
                <v:textbox>
                  <w:txbxContent>
                    <w:p w:rsidR="00036D76" w:rsidRPr="005B6330" w:rsidRDefault="00036D76" w:rsidP="00A719A9">
                      <w:pPr>
                        <w:pStyle w:val="a5"/>
                        <w:spacing w:after="0"/>
                        <w:jc w:val="left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Help\</w:t>
                      </w:r>
                      <w:r w:rsidRPr="005B6330">
                        <w:rPr>
                          <w:rFonts w:asciiTheme="minorHAnsi" w:hAnsi="Calibri" w:cstheme="minorBidi"/>
                          <w:color w:val="FFFFFF" w:themeColor="light1"/>
                          <w:sz w:val="21"/>
                          <w:szCs w:val="21"/>
                        </w:rPr>
                        <w:t>HELP_EN.</w:t>
                      </w: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 xml:space="preserve">chm, </w:t>
                      </w:r>
                      <w:r w:rsidRPr="005B6330">
                        <w:rPr>
                          <w:rFonts w:asciiTheme="minorHAnsi" w:hAnsi="宋体" w:cstheme="minorBidi" w:hint="eastAsia"/>
                          <w:color w:val="FFFFFF" w:themeColor="light1"/>
                          <w:sz w:val="21"/>
                          <w:szCs w:val="21"/>
                        </w:rPr>
                        <w:t>帮助文档</w:t>
                      </w: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_</w:t>
                      </w:r>
                      <w:r w:rsidRPr="005B6330">
                        <w:rPr>
                          <w:rFonts w:asciiTheme="minorHAnsi" w:hAnsi="Calibri" w:cstheme="minorBidi"/>
                          <w:color w:val="FFFFFF" w:themeColor="light1"/>
                          <w:sz w:val="21"/>
                          <w:szCs w:val="21"/>
                        </w:rPr>
                        <w:t>CHS.</w:t>
                      </w: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chm</w:t>
                      </w:r>
                      <w:r w:rsidRPr="005B6330">
                        <w:rPr>
                          <w:rFonts w:asciiTheme="minorHAnsi" w:hAnsi="Calibri" w:cstheme="minorBidi"/>
                          <w:color w:val="FFFFFF" w:themeColor="light1"/>
                          <w:sz w:val="21"/>
                          <w:szCs w:val="21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5C3C2E" w:rsidRDefault="00AD02E5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A61D92" wp14:editId="24C9630D">
                <wp:simplePos x="0" y="0"/>
                <wp:positionH relativeFrom="column">
                  <wp:posOffset>1103870</wp:posOffset>
                </wp:positionH>
                <wp:positionV relativeFrom="paragraph">
                  <wp:posOffset>147389</wp:posOffset>
                </wp:positionV>
                <wp:extent cx="1507525" cy="0"/>
                <wp:effectExtent l="0" t="0" r="16510" b="19050"/>
                <wp:wrapNone/>
                <wp:docPr id="51" name="直接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7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5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9pt,11.6pt" to="205.6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" strokecolor="#4579b8 [3044]"/>
            </w:pict>
          </mc:Fallback>
        </mc:AlternateContent>
      </w:r>
    </w:p>
    <w:p w:rsidR="005C3C2E" w:rsidRDefault="005C3C2E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5C3C2E" w:rsidRDefault="005C3C2E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5C3C2E" w:rsidRDefault="005C3C2E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5C3C2E" w:rsidRDefault="005C3C2E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5C3C2E" w:rsidRDefault="005C3C2E" w:rsidP="004C5B1B">
      <w:pPr>
        <w:jc w:val="center"/>
        <w:rPr>
          <w:ins w:id="16" w:author="XU Long" w:date="2018-08-14T01:02:00Z"/>
          <w:rFonts w:ascii="Arial" w:hAnsi="Arial" w:cs="Arial"/>
          <w:b/>
          <w:bCs/>
          <w:sz w:val="24"/>
          <w:szCs w:val="24"/>
        </w:rPr>
      </w:pPr>
    </w:p>
    <w:p w:rsidR="00A719A9" w:rsidRDefault="00A719A9" w:rsidP="004C5B1B">
      <w:pPr>
        <w:jc w:val="center"/>
        <w:rPr>
          <w:ins w:id="17" w:author="XU Long" w:date="2018-08-14T01:02:00Z"/>
          <w:rFonts w:ascii="Arial" w:hAnsi="Arial" w:cs="Arial"/>
          <w:b/>
          <w:bCs/>
          <w:sz w:val="24"/>
          <w:szCs w:val="24"/>
        </w:rPr>
      </w:pPr>
    </w:p>
    <w:p w:rsidR="00A719A9" w:rsidRDefault="00A719A9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E34F7B" w:rsidRDefault="00AA4808" w:rsidP="004C5B1B">
      <w:pPr>
        <w:jc w:val="center"/>
        <w:rPr>
          <w:rFonts w:ascii="Arial" w:hAnsi="Arial" w:cs="Arial"/>
          <w:b/>
          <w:bCs/>
          <w:sz w:val="24"/>
          <w:szCs w:val="24"/>
        </w:rPr>
      </w:pPr>
      <w:del w:id="18" w:author="XU Long" w:date="2018-08-19T22:40:00Z">
        <w:r w:rsidRPr="00AA4808" w:rsidDel="001749E8">
          <w:rPr>
            <w:rFonts w:ascii="Arial" w:hAnsi="Arial" w:cs="Arial"/>
            <w:b/>
            <w:bCs/>
            <w:sz w:val="24"/>
            <w:szCs w:val="24"/>
          </w:rPr>
          <w:lastRenderedPageBreak/>
          <w:delText>Mold EX-Press for Mold SDK</w:delText>
        </w:r>
      </w:del>
      <w:ins w:id="19" w:author="XU Long" w:date="2018-08-19T22:40:00Z">
        <w:r w:rsidR="001749E8" w:rsidRPr="00E37EEA">
          <w:rPr>
            <w:rFonts w:ascii="Arial" w:hAnsi="Arial" w:cs="Arial"/>
            <w:b/>
            <w:bCs/>
            <w:sz w:val="24"/>
            <w:szCs w:val="24"/>
          </w:rPr>
          <w:t>Sample for Mold</w:t>
        </w:r>
        <w:r w:rsidR="001749E8">
          <w:rPr>
            <w:rFonts w:ascii="Arial" w:hAnsi="Arial" w:cs="Arial" w:hint="eastAsia"/>
            <w:b/>
            <w:bCs/>
            <w:sz w:val="24"/>
            <w:szCs w:val="24"/>
          </w:rPr>
          <w:t xml:space="preserve"> </w:t>
        </w:r>
      </w:ins>
      <w:r w:rsidR="00E34F7B" w:rsidRPr="004C5B1B">
        <w:rPr>
          <w:rFonts w:ascii="Arial" w:hAnsi="Arial" w:cs="Arial" w:hint="eastAsia"/>
          <w:b/>
          <w:bCs/>
          <w:sz w:val="24"/>
          <w:szCs w:val="24"/>
        </w:rPr>
        <w:t>使用指南</w:t>
      </w:r>
    </w:p>
    <w:p w:rsidR="002D6D6A" w:rsidRPr="002D6D6A" w:rsidRDefault="002D6D6A" w:rsidP="00F05DA2">
      <w:pPr>
        <w:rPr>
          <w:rFonts w:ascii="Arial" w:hAnsi="Arial" w:cs="Arial"/>
          <w:sz w:val="21"/>
          <w:szCs w:val="21"/>
        </w:rPr>
      </w:pPr>
      <w:r w:rsidRPr="002D6D6A">
        <w:rPr>
          <w:rFonts w:ascii="Arial" w:hAnsi="Arial" w:cs="Arial" w:hint="eastAsia"/>
          <w:sz w:val="21"/>
          <w:szCs w:val="21"/>
        </w:rPr>
        <w:t>用户可以在</w:t>
      </w:r>
      <w:r w:rsidRPr="002D6D6A">
        <w:rPr>
          <w:rFonts w:ascii="Arial" w:hAnsi="Arial" w:cs="Arial" w:hint="eastAsia"/>
          <w:sz w:val="21"/>
          <w:szCs w:val="21"/>
        </w:rPr>
        <w:t>$(</w:t>
      </w:r>
      <w:r w:rsidRPr="002D6D6A">
        <w:rPr>
          <w:rFonts w:ascii="Arial" w:hAnsi="Arial" w:cs="Arial"/>
          <w:sz w:val="21"/>
          <w:szCs w:val="21"/>
        </w:rPr>
        <w:t xml:space="preserve">Mold EX-Press </w:t>
      </w:r>
      <w:r w:rsidRPr="002D6D6A">
        <w:rPr>
          <w:rFonts w:ascii="Arial" w:hAnsi="Arial" w:cs="Arial" w:hint="eastAsia"/>
          <w:sz w:val="21"/>
          <w:szCs w:val="21"/>
        </w:rPr>
        <w:t xml:space="preserve">for Mold </w:t>
      </w:r>
      <w:r w:rsidRPr="002D6D6A">
        <w:rPr>
          <w:rFonts w:ascii="Arial" w:hAnsi="Arial" w:cs="Arial"/>
          <w:sz w:val="21"/>
          <w:szCs w:val="21"/>
        </w:rPr>
        <w:t>SDK</w:t>
      </w:r>
      <w:r w:rsidR="00F05DA2">
        <w:rPr>
          <w:rFonts w:ascii="Arial" w:hAnsi="Arial" w:cs="Arial" w:hint="eastAsia"/>
          <w:sz w:val="21"/>
          <w:szCs w:val="21"/>
        </w:rPr>
        <w:t>)\</w:t>
      </w:r>
      <w:r w:rsidR="00FE1ED7">
        <w:rPr>
          <w:rFonts w:ascii="Arial" w:hAnsi="Arial" w:cs="Arial" w:hint="eastAsia"/>
          <w:sz w:val="21"/>
          <w:szCs w:val="21"/>
        </w:rPr>
        <w:t>Bin</w:t>
      </w:r>
      <w:r w:rsidR="00F05DA2">
        <w:rPr>
          <w:rFonts w:ascii="Arial" w:hAnsi="Arial" w:cs="Arial" w:hint="eastAsia"/>
          <w:sz w:val="21"/>
          <w:szCs w:val="21"/>
        </w:rPr>
        <w:t>\v</w:t>
      </w:r>
      <w:r w:rsidR="002E768F">
        <w:rPr>
          <w:rFonts w:ascii="Arial" w:hAnsi="Arial" w:cs="Arial" w:hint="eastAsia"/>
          <w:sz w:val="21"/>
          <w:szCs w:val="21"/>
        </w:rPr>
        <w:t>s</w:t>
      </w:r>
      <w:r w:rsidR="00F05DA2">
        <w:rPr>
          <w:rFonts w:ascii="Arial" w:hAnsi="Arial" w:cs="Arial" w:hint="eastAsia"/>
          <w:sz w:val="21"/>
          <w:szCs w:val="21"/>
        </w:rPr>
        <w:t>9</w:t>
      </w:r>
      <w:r w:rsidR="00F05DA2">
        <w:rPr>
          <w:rFonts w:ascii="Arial" w:hAnsi="Arial" w:cs="Arial" w:hint="eastAsia"/>
          <w:sz w:val="21"/>
          <w:szCs w:val="21"/>
        </w:rPr>
        <w:t>（</w:t>
      </w:r>
      <w:r w:rsidR="00F05DA2">
        <w:rPr>
          <w:rFonts w:ascii="Arial" w:hAnsi="Arial" w:cs="Arial" w:hint="eastAsia"/>
          <w:sz w:val="21"/>
          <w:szCs w:val="21"/>
        </w:rPr>
        <w:t>v</w:t>
      </w:r>
      <w:r w:rsidR="002E768F">
        <w:rPr>
          <w:rFonts w:ascii="Arial" w:hAnsi="Arial" w:cs="Arial" w:hint="eastAsia"/>
          <w:sz w:val="21"/>
          <w:szCs w:val="21"/>
        </w:rPr>
        <w:t>s</w:t>
      </w:r>
      <w:r w:rsidR="00F05DA2">
        <w:rPr>
          <w:rFonts w:ascii="Arial" w:hAnsi="Arial" w:cs="Arial" w:hint="eastAsia"/>
          <w:sz w:val="21"/>
          <w:szCs w:val="21"/>
        </w:rPr>
        <w:t>10</w:t>
      </w:r>
      <w:ins w:id="20" w:author="XU Long" w:date="2018-08-14T01:05:00Z">
        <w:r w:rsidR="00A719A9">
          <w:rPr>
            <w:rFonts w:ascii="Arial" w:hAnsi="Arial" w:cs="Arial" w:hint="eastAsia"/>
            <w:sz w:val="21"/>
            <w:szCs w:val="21"/>
          </w:rPr>
          <w:t xml:space="preserve">, </w:t>
        </w:r>
      </w:ins>
      <w:del w:id="21" w:author="XU Long" w:date="2018-08-14T01:05:00Z">
        <w:r w:rsidR="00F05DA2" w:rsidDel="00A719A9">
          <w:rPr>
            <w:rFonts w:ascii="Arial" w:hAnsi="Arial" w:cs="Arial" w:hint="eastAsia"/>
            <w:sz w:val="21"/>
            <w:szCs w:val="21"/>
          </w:rPr>
          <w:delText>、</w:delText>
        </w:r>
      </w:del>
      <w:r w:rsidR="00F05DA2">
        <w:rPr>
          <w:rFonts w:ascii="Arial" w:hAnsi="Arial" w:cs="Arial" w:hint="eastAsia"/>
          <w:sz w:val="21"/>
          <w:szCs w:val="21"/>
        </w:rPr>
        <w:t>v</w:t>
      </w:r>
      <w:r w:rsidR="002E768F">
        <w:rPr>
          <w:rFonts w:ascii="Arial" w:hAnsi="Arial" w:cs="Arial" w:hint="eastAsia"/>
          <w:sz w:val="21"/>
          <w:szCs w:val="21"/>
        </w:rPr>
        <w:t>s</w:t>
      </w:r>
      <w:r w:rsidR="00F05DA2">
        <w:rPr>
          <w:rFonts w:ascii="Arial" w:hAnsi="Arial" w:cs="Arial" w:hint="eastAsia"/>
          <w:sz w:val="21"/>
          <w:szCs w:val="21"/>
        </w:rPr>
        <w:t>11</w:t>
      </w:r>
      <w:ins w:id="22" w:author="XU Long" w:date="2018-08-14T01:05:00Z">
        <w:r w:rsidR="00A719A9">
          <w:rPr>
            <w:rFonts w:ascii="Arial" w:hAnsi="Arial" w:cs="Arial" w:hint="eastAsia"/>
            <w:sz w:val="21"/>
            <w:szCs w:val="21"/>
          </w:rPr>
          <w:t xml:space="preserve">, </w:t>
        </w:r>
      </w:ins>
      <w:del w:id="23" w:author="XU Long" w:date="2018-08-14T01:05:00Z">
        <w:r w:rsidR="002E768F" w:rsidDel="00A719A9">
          <w:rPr>
            <w:rFonts w:ascii="Arial" w:hAnsi="Arial" w:cs="Arial" w:hint="eastAsia"/>
            <w:sz w:val="21"/>
            <w:szCs w:val="21"/>
          </w:rPr>
          <w:delText>、</w:delText>
        </w:r>
      </w:del>
      <w:r w:rsidR="002E768F">
        <w:rPr>
          <w:rFonts w:ascii="Arial" w:hAnsi="Arial" w:cs="Arial" w:hint="eastAsia"/>
          <w:sz w:val="21"/>
          <w:szCs w:val="21"/>
        </w:rPr>
        <w:t>vs14</w:t>
      </w:r>
      <w:r w:rsidR="00F05DA2">
        <w:rPr>
          <w:rFonts w:ascii="Arial" w:hAnsi="Arial" w:cs="Arial" w:hint="eastAsia"/>
          <w:sz w:val="21"/>
          <w:szCs w:val="21"/>
        </w:rPr>
        <w:t>）</w:t>
      </w:r>
      <w:r w:rsidRPr="002D6D6A">
        <w:rPr>
          <w:rFonts w:ascii="Arial" w:hAnsi="Arial" w:cs="Arial" w:hint="eastAsia"/>
          <w:sz w:val="21"/>
          <w:szCs w:val="21"/>
        </w:rPr>
        <w:t>路径下找到</w:t>
      </w:r>
      <w:r w:rsidR="00F05DA2">
        <w:rPr>
          <w:rFonts w:ascii="Arial" w:hAnsi="Arial" w:cs="Arial" w:hint="eastAsia"/>
          <w:sz w:val="21"/>
          <w:szCs w:val="21"/>
        </w:rPr>
        <w:t>对应于不同编译器版本的</w:t>
      </w:r>
      <w:r w:rsidR="002E768F" w:rsidRPr="002E768F">
        <w:rPr>
          <w:rFonts w:ascii="Arial" w:hAnsi="Arial" w:cs="Arial"/>
          <w:sz w:val="21"/>
          <w:szCs w:val="21"/>
        </w:rPr>
        <w:t>Sample for Mold.exe</w:t>
      </w:r>
      <w:r w:rsidR="00F05DA2">
        <w:rPr>
          <w:rFonts w:ascii="Arial" w:hAnsi="Arial" w:cs="Arial" w:hint="eastAsia"/>
          <w:sz w:val="21"/>
          <w:szCs w:val="21"/>
        </w:rPr>
        <w:t>；</w:t>
      </w:r>
      <w:ins w:id="24" w:author="XU Long" w:date="2018-08-14T01:05:00Z">
        <w:r w:rsidR="00A719A9">
          <w:rPr>
            <w:rFonts w:ascii="Arial" w:hAnsi="Arial" w:cs="Arial" w:hint="eastAsia"/>
            <w:sz w:val="21"/>
            <w:szCs w:val="21"/>
          </w:rPr>
          <w:t>在</w:t>
        </w:r>
        <w:r w:rsidR="00A719A9" w:rsidRPr="002D6D6A">
          <w:rPr>
            <w:rFonts w:ascii="Arial" w:hAnsi="Arial" w:cs="Arial" w:hint="eastAsia"/>
            <w:sz w:val="21"/>
            <w:szCs w:val="21"/>
          </w:rPr>
          <w:t>$(</w:t>
        </w:r>
        <w:r w:rsidR="00A719A9" w:rsidRPr="002D6D6A">
          <w:rPr>
            <w:rFonts w:ascii="Arial" w:hAnsi="Arial" w:cs="Arial"/>
            <w:sz w:val="21"/>
            <w:szCs w:val="21"/>
          </w:rPr>
          <w:t xml:space="preserve">Mold EX-Press </w:t>
        </w:r>
        <w:r w:rsidR="00A719A9" w:rsidRPr="002D6D6A">
          <w:rPr>
            <w:rFonts w:ascii="Arial" w:hAnsi="Arial" w:cs="Arial" w:hint="eastAsia"/>
            <w:sz w:val="21"/>
            <w:szCs w:val="21"/>
          </w:rPr>
          <w:t xml:space="preserve">for Mold </w:t>
        </w:r>
        <w:r w:rsidR="00A719A9" w:rsidRPr="002D6D6A">
          <w:rPr>
            <w:rFonts w:ascii="Arial" w:hAnsi="Arial" w:cs="Arial"/>
            <w:sz w:val="21"/>
            <w:szCs w:val="21"/>
          </w:rPr>
          <w:t>SDK</w:t>
        </w:r>
        <w:r w:rsidR="00A719A9">
          <w:rPr>
            <w:rFonts w:ascii="Arial" w:hAnsi="Arial" w:cs="Arial" w:hint="eastAsia"/>
            <w:sz w:val="21"/>
            <w:szCs w:val="21"/>
          </w:rPr>
          <w:t>)\</w:t>
        </w:r>
        <w:r w:rsidR="00A719A9" w:rsidRPr="002E768F">
          <w:rPr>
            <w:rFonts w:ascii="Arial" w:hAnsi="Arial" w:cs="Arial"/>
            <w:sz w:val="21"/>
            <w:szCs w:val="21"/>
          </w:rPr>
          <w:t>Source</w:t>
        </w:r>
        <w:r w:rsidR="00A719A9">
          <w:rPr>
            <w:rFonts w:ascii="Arial" w:hAnsi="Arial" w:cs="Arial" w:hint="eastAsia"/>
            <w:sz w:val="21"/>
            <w:szCs w:val="21"/>
          </w:rPr>
          <w:t>文件夹下找到</w:t>
        </w:r>
      </w:ins>
      <w:ins w:id="25" w:author="XU Long" w:date="2018-08-14T01:06:00Z">
        <w:r w:rsidR="00A719A9" w:rsidRPr="002E768F">
          <w:rPr>
            <w:rFonts w:ascii="Arial" w:hAnsi="Arial" w:cs="Arial"/>
            <w:sz w:val="21"/>
            <w:szCs w:val="21"/>
          </w:rPr>
          <w:t>Sample for Mold.exe</w:t>
        </w:r>
      </w:ins>
      <w:ins w:id="26" w:author="XU Long" w:date="2018-08-14T01:05:00Z">
        <w:r w:rsidR="00A719A9">
          <w:rPr>
            <w:rFonts w:ascii="Arial" w:hAnsi="Arial" w:cs="Arial" w:hint="eastAsia"/>
            <w:sz w:val="21"/>
            <w:szCs w:val="21"/>
          </w:rPr>
          <w:t>范例源码</w:t>
        </w:r>
      </w:ins>
      <w:ins w:id="27" w:author="XU Long" w:date="2018-08-14T01:06:00Z">
        <w:r w:rsidR="00A719A9">
          <w:rPr>
            <w:rFonts w:ascii="Arial" w:hAnsi="Arial" w:cs="Arial" w:hint="eastAsia"/>
            <w:sz w:val="21"/>
            <w:szCs w:val="21"/>
          </w:rPr>
          <w:t>。</w:t>
        </w:r>
      </w:ins>
      <w:r w:rsidR="00F05DA2">
        <w:rPr>
          <w:rFonts w:ascii="Arial" w:hAnsi="Arial" w:cs="Arial" w:hint="eastAsia"/>
          <w:sz w:val="21"/>
          <w:szCs w:val="21"/>
        </w:rPr>
        <w:t>如果用户</w:t>
      </w:r>
      <w:ins w:id="28" w:author="XU Long" w:date="2018-08-14T01:04:00Z">
        <w:r w:rsidR="00A719A9">
          <w:rPr>
            <w:rFonts w:ascii="Arial" w:hAnsi="Arial" w:cs="Arial" w:hint="eastAsia"/>
            <w:sz w:val="21"/>
            <w:szCs w:val="21"/>
          </w:rPr>
          <w:t>发现</w:t>
        </w:r>
      </w:ins>
      <w:ins w:id="29" w:author="XU Long" w:date="2018-08-14T01:07:00Z">
        <w:r w:rsidR="00A719A9">
          <w:rPr>
            <w:rFonts w:ascii="Arial" w:hAnsi="Arial" w:cs="Arial" w:hint="eastAsia"/>
            <w:sz w:val="21"/>
            <w:szCs w:val="21"/>
          </w:rPr>
          <w:t>没有自己的</w:t>
        </w:r>
      </w:ins>
      <w:del w:id="30" w:author="XU Long" w:date="2018-08-14T01:04:00Z">
        <w:r w:rsidR="00F05DA2" w:rsidDel="00A719A9">
          <w:rPr>
            <w:rFonts w:ascii="Arial" w:hAnsi="Arial" w:cs="Arial" w:hint="eastAsia"/>
            <w:sz w:val="21"/>
            <w:szCs w:val="21"/>
          </w:rPr>
          <w:delText>使用</w:delText>
        </w:r>
      </w:del>
      <w:del w:id="31" w:author="XU Long" w:date="2018-08-14T01:03:00Z">
        <w:r w:rsidR="00F05DA2" w:rsidDel="00A719A9">
          <w:rPr>
            <w:rFonts w:ascii="Arial" w:hAnsi="Arial" w:cs="Arial" w:hint="eastAsia"/>
            <w:sz w:val="21"/>
            <w:szCs w:val="21"/>
          </w:rPr>
          <w:delText>vc1</w:delText>
        </w:r>
        <w:r w:rsidR="002E768F" w:rsidDel="00A719A9">
          <w:rPr>
            <w:rFonts w:ascii="Arial" w:hAnsi="Arial" w:cs="Arial" w:hint="eastAsia"/>
            <w:sz w:val="21"/>
            <w:szCs w:val="21"/>
          </w:rPr>
          <w:delText>4</w:delText>
        </w:r>
      </w:del>
      <w:del w:id="32" w:author="XU Long" w:date="2018-08-14T01:06:00Z">
        <w:r w:rsidR="00F05DA2" w:rsidDel="00A719A9">
          <w:rPr>
            <w:rFonts w:ascii="Arial" w:hAnsi="Arial" w:cs="Arial" w:hint="eastAsia"/>
            <w:sz w:val="21"/>
            <w:szCs w:val="21"/>
          </w:rPr>
          <w:delText>之后的</w:delText>
        </w:r>
      </w:del>
      <w:r w:rsidR="00F05DA2">
        <w:rPr>
          <w:rFonts w:ascii="Arial" w:hAnsi="Arial" w:cs="Arial" w:hint="eastAsia"/>
          <w:sz w:val="21"/>
          <w:szCs w:val="21"/>
        </w:rPr>
        <w:t>编译器版本</w:t>
      </w:r>
      <w:ins w:id="33" w:author="XU Long" w:date="2018-08-14T01:07:00Z">
        <w:r w:rsidR="00A719A9">
          <w:rPr>
            <w:rFonts w:ascii="Arial" w:hAnsi="Arial" w:cs="Arial" w:hint="eastAsia"/>
            <w:sz w:val="21"/>
            <w:szCs w:val="21"/>
          </w:rPr>
          <w:t>对应的</w:t>
        </w:r>
      </w:ins>
      <w:ins w:id="34" w:author="XU Long" w:date="2018-08-14T01:08:00Z">
        <w:r w:rsidR="00A719A9" w:rsidRPr="002E768F">
          <w:rPr>
            <w:rFonts w:ascii="Arial" w:hAnsi="Arial" w:cs="Arial"/>
            <w:sz w:val="21"/>
            <w:szCs w:val="21"/>
          </w:rPr>
          <w:t>Sample for Mold.exe</w:t>
        </w:r>
        <w:r w:rsidR="00A719A9">
          <w:rPr>
            <w:rFonts w:ascii="Arial" w:hAnsi="Arial" w:cs="Arial"/>
            <w:sz w:val="21"/>
            <w:szCs w:val="21"/>
          </w:rPr>
          <w:t>以及源码</w:t>
        </w:r>
      </w:ins>
      <w:r w:rsidR="00F05DA2">
        <w:rPr>
          <w:rFonts w:ascii="Arial" w:hAnsi="Arial" w:cs="Arial" w:hint="eastAsia"/>
          <w:sz w:val="21"/>
          <w:szCs w:val="21"/>
        </w:rPr>
        <w:t>，可以</w:t>
      </w:r>
      <w:del w:id="35" w:author="XU Long" w:date="2018-08-14T01:08:00Z">
        <w:r w:rsidR="00F05DA2" w:rsidDel="00A719A9">
          <w:rPr>
            <w:rFonts w:ascii="Arial" w:hAnsi="Arial" w:cs="Arial" w:hint="eastAsia"/>
            <w:sz w:val="21"/>
            <w:szCs w:val="21"/>
          </w:rPr>
          <w:delText>在</w:delText>
        </w:r>
        <w:r w:rsidR="00F05DA2" w:rsidRPr="002D6D6A" w:rsidDel="00A719A9">
          <w:rPr>
            <w:rFonts w:ascii="Arial" w:hAnsi="Arial" w:cs="Arial" w:hint="eastAsia"/>
            <w:sz w:val="21"/>
            <w:szCs w:val="21"/>
          </w:rPr>
          <w:delText>$(</w:delText>
        </w:r>
        <w:r w:rsidR="00F05DA2" w:rsidRPr="002D6D6A" w:rsidDel="00A719A9">
          <w:rPr>
            <w:rFonts w:ascii="Arial" w:hAnsi="Arial" w:cs="Arial"/>
            <w:sz w:val="21"/>
            <w:szCs w:val="21"/>
          </w:rPr>
          <w:delText xml:space="preserve">Mold EX-Press </w:delText>
        </w:r>
        <w:r w:rsidR="00F05DA2" w:rsidRPr="002D6D6A" w:rsidDel="00A719A9">
          <w:rPr>
            <w:rFonts w:ascii="Arial" w:hAnsi="Arial" w:cs="Arial" w:hint="eastAsia"/>
            <w:sz w:val="21"/>
            <w:szCs w:val="21"/>
          </w:rPr>
          <w:delText xml:space="preserve">for Mold </w:delText>
        </w:r>
        <w:r w:rsidR="00F05DA2" w:rsidRPr="002D6D6A" w:rsidDel="00A719A9">
          <w:rPr>
            <w:rFonts w:ascii="Arial" w:hAnsi="Arial" w:cs="Arial"/>
            <w:sz w:val="21"/>
            <w:szCs w:val="21"/>
          </w:rPr>
          <w:delText>SDK</w:delText>
        </w:r>
        <w:r w:rsidR="00F05DA2" w:rsidDel="00A719A9">
          <w:rPr>
            <w:rFonts w:ascii="Arial" w:hAnsi="Arial" w:cs="Arial" w:hint="eastAsia"/>
            <w:sz w:val="21"/>
            <w:szCs w:val="21"/>
          </w:rPr>
          <w:delText>)\</w:delText>
        </w:r>
        <w:r w:rsidR="002E768F" w:rsidRPr="002E768F" w:rsidDel="00A719A9">
          <w:rPr>
            <w:rFonts w:ascii="Arial" w:hAnsi="Arial" w:cs="Arial"/>
            <w:sz w:val="21"/>
            <w:szCs w:val="21"/>
          </w:rPr>
          <w:delText>Source</w:delText>
        </w:r>
        <w:r w:rsidR="00F05DA2" w:rsidDel="00A719A9">
          <w:rPr>
            <w:rFonts w:ascii="Arial" w:hAnsi="Arial" w:cs="Arial" w:hint="eastAsia"/>
            <w:sz w:val="21"/>
            <w:szCs w:val="21"/>
          </w:rPr>
          <w:delText>文件夹下找到范例源码，</w:delText>
        </w:r>
      </w:del>
      <w:r w:rsidR="00F05DA2">
        <w:rPr>
          <w:rFonts w:ascii="Arial" w:hAnsi="Arial" w:cs="Arial" w:hint="eastAsia"/>
          <w:sz w:val="21"/>
          <w:szCs w:val="21"/>
        </w:rPr>
        <w:t>直接升级</w:t>
      </w:r>
      <w:ins w:id="36" w:author="XU Long" w:date="2018-08-14T01:09:00Z">
        <w:r w:rsidR="00A719A9" w:rsidRPr="002D6D6A">
          <w:rPr>
            <w:rFonts w:ascii="Arial" w:hAnsi="Arial" w:cs="Arial" w:hint="eastAsia"/>
            <w:sz w:val="21"/>
            <w:szCs w:val="21"/>
          </w:rPr>
          <w:t>$(</w:t>
        </w:r>
        <w:r w:rsidR="00A719A9" w:rsidRPr="002D6D6A">
          <w:rPr>
            <w:rFonts w:ascii="Arial" w:hAnsi="Arial" w:cs="Arial"/>
            <w:sz w:val="21"/>
            <w:szCs w:val="21"/>
          </w:rPr>
          <w:t xml:space="preserve">Mold EX-Press </w:t>
        </w:r>
        <w:r w:rsidR="00A719A9" w:rsidRPr="002D6D6A">
          <w:rPr>
            <w:rFonts w:ascii="Arial" w:hAnsi="Arial" w:cs="Arial" w:hint="eastAsia"/>
            <w:sz w:val="21"/>
            <w:szCs w:val="21"/>
          </w:rPr>
          <w:t xml:space="preserve">for Mold </w:t>
        </w:r>
        <w:r w:rsidR="00A719A9" w:rsidRPr="002D6D6A">
          <w:rPr>
            <w:rFonts w:ascii="Arial" w:hAnsi="Arial" w:cs="Arial"/>
            <w:sz w:val="21"/>
            <w:szCs w:val="21"/>
          </w:rPr>
          <w:t>SDK</w:t>
        </w:r>
        <w:r w:rsidR="00A719A9">
          <w:rPr>
            <w:rFonts w:ascii="Arial" w:hAnsi="Arial" w:cs="Arial" w:hint="eastAsia"/>
            <w:sz w:val="21"/>
            <w:szCs w:val="21"/>
          </w:rPr>
          <w:t>)\</w:t>
        </w:r>
        <w:r w:rsidR="00A719A9" w:rsidRPr="002E768F">
          <w:rPr>
            <w:rFonts w:ascii="Arial" w:hAnsi="Arial" w:cs="Arial"/>
            <w:sz w:val="21"/>
            <w:szCs w:val="21"/>
          </w:rPr>
          <w:t>Source</w:t>
        </w:r>
        <w:r w:rsidR="00A719A9">
          <w:rPr>
            <w:rFonts w:ascii="Arial" w:hAnsi="Arial" w:cs="Arial"/>
            <w:sz w:val="21"/>
            <w:szCs w:val="21"/>
          </w:rPr>
          <w:t>下面的</w:t>
        </w:r>
        <w:r w:rsidR="00F7509F">
          <w:rPr>
            <w:rFonts w:ascii="Arial" w:hAnsi="Arial" w:cs="Arial"/>
            <w:sz w:val="21"/>
            <w:szCs w:val="21"/>
          </w:rPr>
          <w:t>vs9</w:t>
        </w:r>
        <w:r w:rsidR="00F7509F">
          <w:rPr>
            <w:rFonts w:ascii="Arial" w:hAnsi="Arial" w:cs="Arial"/>
            <w:sz w:val="21"/>
            <w:szCs w:val="21"/>
          </w:rPr>
          <w:t>的</w:t>
        </w:r>
      </w:ins>
      <w:r w:rsidR="00F05DA2">
        <w:rPr>
          <w:rFonts w:ascii="Arial" w:hAnsi="Arial" w:cs="Arial" w:hint="eastAsia"/>
          <w:sz w:val="21"/>
          <w:szCs w:val="21"/>
        </w:rPr>
        <w:t>工程后编译</w:t>
      </w:r>
      <w:r w:rsidR="002E768F">
        <w:rPr>
          <w:rFonts w:ascii="Arial" w:hAnsi="Arial" w:cs="Arial" w:hint="eastAsia"/>
          <w:sz w:val="21"/>
          <w:szCs w:val="21"/>
        </w:rPr>
        <w:t>即可</w:t>
      </w:r>
      <w:ins w:id="37" w:author="XU Long" w:date="2018-08-14T01:09:00Z">
        <w:r w:rsidR="00F7509F">
          <w:rPr>
            <w:rFonts w:ascii="Arial" w:hAnsi="Arial" w:cs="Arial" w:hint="eastAsia"/>
            <w:sz w:val="21"/>
            <w:szCs w:val="21"/>
          </w:rPr>
          <w:t>。</w:t>
        </w:r>
      </w:ins>
    </w:p>
    <w:p w:rsidR="00133770" w:rsidRPr="004C5B1B" w:rsidRDefault="004C5B1B" w:rsidP="00133770">
      <w:pPr>
        <w:pStyle w:val="a8"/>
        <w:numPr>
          <w:ilvl w:val="0"/>
          <w:numId w:val="3"/>
        </w:numPr>
        <w:rPr>
          <w:rFonts w:ascii="Arial" w:hAnsi="Arial" w:cs="Arial"/>
          <w:b/>
          <w:bCs/>
        </w:rPr>
      </w:pPr>
      <w:r w:rsidRPr="004C5B1B">
        <w:rPr>
          <w:rFonts w:ascii="Arial" w:hAnsi="Arial" w:cs="Arial" w:hint="eastAsia"/>
          <w:b/>
          <w:bCs/>
        </w:rPr>
        <w:t>预先条件</w:t>
      </w:r>
    </w:p>
    <w:p w:rsidR="00133770" w:rsidRDefault="00391D82" w:rsidP="00133770">
      <w:pPr>
        <w:pStyle w:val="a8"/>
        <w:ind w:left="360"/>
        <w:rPr>
          <w:rFonts w:ascii="Arial" w:hAnsi="Arial" w:cs="Arial"/>
          <w:sz w:val="21"/>
          <w:szCs w:val="21"/>
        </w:rPr>
      </w:pPr>
      <w:r w:rsidRPr="00133770">
        <w:rPr>
          <w:rFonts w:ascii="Arial" w:hAnsi="Arial" w:cs="Arial" w:hint="eastAsia"/>
          <w:sz w:val="21"/>
          <w:szCs w:val="21"/>
        </w:rPr>
        <w:t>安装</w:t>
      </w:r>
      <w:r w:rsidR="005C5026" w:rsidRPr="00133770">
        <w:rPr>
          <w:rFonts w:ascii="Arial" w:hAnsi="Arial" w:cs="Arial"/>
          <w:sz w:val="21"/>
          <w:szCs w:val="21"/>
        </w:rPr>
        <w:t>Mold EX-Press for Mold (Global)</w:t>
      </w:r>
      <w:r w:rsidR="00133770">
        <w:rPr>
          <w:rFonts w:ascii="Arial" w:hAnsi="Arial" w:cs="Arial" w:hint="eastAsia"/>
          <w:sz w:val="21"/>
          <w:szCs w:val="21"/>
        </w:rPr>
        <w:t>；</w:t>
      </w:r>
    </w:p>
    <w:p w:rsidR="00F36BDC" w:rsidRDefault="005C5026" w:rsidP="00F05DA2">
      <w:pPr>
        <w:pStyle w:val="a8"/>
        <w:ind w:left="360"/>
        <w:rPr>
          <w:ins w:id="38" w:author="XU Long" w:date="2018-08-14T12:25:00Z"/>
          <w:rFonts w:ascii="Arial" w:hAnsi="Arial" w:cs="Arial"/>
          <w:sz w:val="21"/>
          <w:szCs w:val="21"/>
        </w:rPr>
      </w:pPr>
      <w:r w:rsidRPr="00133770">
        <w:rPr>
          <w:rFonts w:ascii="Arial" w:hAnsi="Arial" w:cs="Arial" w:hint="eastAsia"/>
          <w:sz w:val="21"/>
          <w:szCs w:val="21"/>
        </w:rPr>
        <w:t>安装成功后，</w:t>
      </w:r>
      <w:r w:rsidR="008063B5" w:rsidRPr="00133770">
        <w:rPr>
          <w:rFonts w:ascii="Arial" w:hAnsi="Arial" w:cs="Arial" w:hint="eastAsia"/>
          <w:sz w:val="21"/>
          <w:szCs w:val="21"/>
        </w:rPr>
        <w:t>需要启动</w:t>
      </w:r>
      <w:r w:rsidRPr="00133770">
        <w:rPr>
          <w:rFonts w:ascii="Arial" w:hAnsi="Arial" w:cs="Arial" w:hint="eastAsia"/>
          <w:sz w:val="21"/>
          <w:szCs w:val="21"/>
        </w:rPr>
        <w:t>一下</w:t>
      </w:r>
      <w:r w:rsidRPr="00133770">
        <w:rPr>
          <w:rFonts w:ascii="Arial" w:hAnsi="Arial" w:cs="Arial"/>
          <w:sz w:val="21"/>
          <w:szCs w:val="21"/>
        </w:rPr>
        <w:t>Mold_EX-Press(Mold).exe</w:t>
      </w:r>
      <w:r w:rsidRPr="00133770">
        <w:rPr>
          <w:rFonts w:ascii="Arial" w:hAnsi="Arial" w:cs="Arial" w:hint="eastAsia"/>
          <w:sz w:val="21"/>
          <w:szCs w:val="21"/>
        </w:rPr>
        <w:t>，用于注册</w:t>
      </w:r>
      <w:r w:rsidR="004D0F6B" w:rsidRPr="00133770">
        <w:rPr>
          <w:rFonts w:ascii="Arial" w:hAnsi="Arial" w:cs="Arial"/>
          <w:sz w:val="21"/>
          <w:szCs w:val="21"/>
        </w:rPr>
        <w:t>Mold EX-Press</w:t>
      </w:r>
      <w:r w:rsidR="002D6D6A">
        <w:rPr>
          <w:rFonts w:ascii="Arial" w:hAnsi="Arial" w:cs="Arial" w:hint="eastAsia"/>
          <w:sz w:val="21"/>
          <w:szCs w:val="21"/>
        </w:rPr>
        <w:t xml:space="preserve"> for Mold</w:t>
      </w:r>
      <w:r w:rsidRPr="00133770">
        <w:rPr>
          <w:rFonts w:ascii="Arial" w:hAnsi="Arial" w:cs="Arial" w:hint="eastAsia"/>
          <w:sz w:val="21"/>
          <w:szCs w:val="21"/>
        </w:rPr>
        <w:t>开发接口</w:t>
      </w:r>
      <w:r w:rsidR="009F18CB">
        <w:rPr>
          <w:rFonts w:ascii="Arial" w:hAnsi="Arial" w:cs="Arial" w:hint="eastAsia"/>
          <w:sz w:val="21"/>
          <w:szCs w:val="21"/>
        </w:rPr>
        <w:t>。</w:t>
      </w:r>
    </w:p>
    <w:p w:rsidR="00A27A7C" w:rsidRPr="00F05DA2" w:rsidRDefault="00A27A7C" w:rsidP="00F05DA2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A27A7C" w:rsidRPr="00A27A7C" w:rsidRDefault="00F7509F">
      <w:pPr>
        <w:pStyle w:val="a8"/>
        <w:numPr>
          <w:ilvl w:val="0"/>
          <w:numId w:val="3"/>
        </w:numPr>
        <w:rPr>
          <w:ins w:id="39" w:author="XU Long" w:date="2018-08-14T01:10:00Z"/>
          <w:rFonts w:ascii="Arial" w:hAnsi="Arial" w:cs="Arial"/>
          <w:b/>
          <w:bCs/>
          <w:rPrChange w:id="40" w:author="XU Long" w:date="2018-08-14T12:19:00Z">
            <w:rPr>
              <w:ins w:id="41" w:author="XU Long" w:date="2018-08-14T01:10:00Z"/>
              <w:rFonts w:ascii="Arial" w:hAnsi="Arial" w:cs="Arial"/>
              <w:sz w:val="21"/>
              <w:szCs w:val="21"/>
            </w:rPr>
          </w:rPrChange>
        </w:rPr>
        <w:pPrChange w:id="42" w:author="XU Long" w:date="2018-08-14T12:19:00Z">
          <w:pPr>
            <w:pStyle w:val="a8"/>
            <w:ind w:left="360"/>
          </w:pPr>
        </w:pPrChange>
      </w:pPr>
      <w:ins w:id="43" w:author="XU Long" w:date="2018-08-14T01:10:00Z">
        <w:r w:rsidRPr="00A27A7C">
          <w:rPr>
            <w:rFonts w:ascii="Arial" w:hAnsi="Arial" w:cs="Arial" w:hint="eastAsia"/>
            <w:b/>
            <w:bCs/>
            <w:rPrChange w:id="44" w:author="XU Long" w:date="2018-08-14T12:18:00Z">
              <w:rPr>
                <w:rFonts w:ascii="Arial" w:hAnsi="Arial" w:cs="Arial" w:hint="eastAsia"/>
                <w:sz w:val="21"/>
                <w:szCs w:val="21"/>
              </w:rPr>
            </w:rPrChange>
          </w:rPr>
          <w:t>配置文件</w:t>
        </w:r>
      </w:ins>
    </w:p>
    <w:p w:rsidR="00F7509F" w:rsidRDefault="00A27A7C">
      <w:pPr>
        <w:pStyle w:val="a8"/>
        <w:ind w:left="360"/>
        <w:rPr>
          <w:ins w:id="45" w:author="XU Long" w:date="2018-08-14T12:20:00Z"/>
          <w:rFonts w:ascii="Arial" w:hAnsi="Arial" w:cs="Arial"/>
          <w:sz w:val="21"/>
          <w:szCs w:val="21"/>
        </w:rPr>
      </w:pPr>
      <w:ins w:id="46" w:author="XU Long" w:date="2018-08-14T12:19:00Z">
        <w:r>
          <w:rPr>
            <w:rFonts w:ascii="Arial" w:hAnsi="Arial" w:cs="Arial" w:hint="eastAsia"/>
            <w:sz w:val="21"/>
            <w:szCs w:val="21"/>
          </w:rPr>
          <w:t>在</w:t>
        </w:r>
      </w:ins>
      <w:ins w:id="47" w:author="XU Long" w:date="2018-08-14T01:12:00Z">
        <w:r w:rsidR="00F7509F" w:rsidRPr="002E768F">
          <w:rPr>
            <w:rFonts w:ascii="Arial" w:hAnsi="Arial" w:cs="Arial"/>
            <w:sz w:val="21"/>
            <w:szCs w:val="21"/>
          </w:rPr>
          <w:t>Sample for Mold.exe</w:t>
        </w:r>
        <w:r>
          <w:rPr>
            <w:rFonts w:ascii="Arial" w:hAnsi="Arial" w:cs="Arial"/>
            <w:sz w:val="21"/>
            <w:szCs w:val="21"/>
          </w:rPr>
          <w:t>同一目录下</w:t>
        </w:r>
      </w:ins>
      <w:ins w:id="48" w:author="XU Long" w:date="2018-08-14T12:20:00Z">
        <w:r>
          <w:rPr>
            <w:rFonts w:ascii="Arial" w:hAnsi="Arial" w:cs="Arial"/>
            <w:sz w:val="21"/>
            <w:szCs w:val="21"/>
          </w:rPr>
          <w:t>存在</w:t>
        </w:r>
      </w:ins>
      <w:ins w:id="49" w:author="XU Long" w:date="2018-08-14T01:12:00Z">
        <w:r w:rsidR="00F7509F">
          <w:rPr>
            <w:rFonts w:ascii="Arial" w:hAnsi="Arial" w:cs="Arial"/>
            <w:sz w:val="21"/>
            <w:szCs w:val="21"/>
          </w:rPr>
          <w:t>setting</w:t>
        </w:r>
        <w:r w:rsidR="00F7509F">
          <w:rPr>
            <w:rFonts w:ascii="Arial" w:hAnsi="Arial" w:cs="Arial" w:hint="eastAsia"/>
            <w:sz w:val="21"/>
            <w:szCs w:val="21"/>
          </w:rPr>
          <w:t>.ini</w:t>
        </w:r>
        <w:r w:rsidR="00F7509F">
          <w:rPr>
            <w:rFonts w:ascii="Arial" w:hAnsi="Arial" w:cs="Arial" w:hint="eastAsia"/>
            <w:sz w:val="21"/>
            <w:szCs w:val="21"/>
          </w:rPr>
          <w:t>文件，用来保存</w:t>
        </w:r>
        <w:r w:rsidR="00F7509F" w:rsidRPr="002E768F">
          <w:rPr>
            <w:rFonts w:ascii="Arial" w:hAnsi="Arial" w:cs="Arial"/>
            <w:sz w:val="21"/>
            <w:szCs w:val="21"/>
          </w:rPr>
          <w:t>Sample for Mold</w:t>
        </w:r>
        <w:r w:rsidR="00F7509F">
          <w:rPr>
            <w:rFonts w:ascii="Arial" w:hAnsi="Arial" w:cs="Arial"/>
            <w:sz w:val="21"/>
            <w:szCs w:val="21"/>
          </w:rPr>
          <w:t>的</w:t>
        </w:r>
      </w:ins>
      <w:ins w:id="50" w:author="XU Long" w:date="2018-08-14T01:13:00Z">
        <w:r w:rsidR="00F7509F">
          <w:rPr>
            <w:rFonts w:ascii="Arial" w:hAnsi="Arial" w:cs="Arial"/>
            <w:sz w:val="21"/>
            <w:szCs w:val="21"/>
          </w:rPr>
          <w:t>当前</w:t>
        </w:r>
      </w:ins>
      <w:ins w:id="51" w:author="XU Long" w:date="2018-08-14T01:12:00Z">
        <w:r w:rsidR="00F7509F">
          <w:rPr>
            <w:rFonts w:ascii="Arial" w:hAnsi="Arial" w:cs="Arial"/>
            <w:sz w:val="21"/>
            <w:szCs w:val="21"/>
          </w:rPr>
          <w:t>设置</w:t>
        </w:r>
      </w:ins>
      <w:ins w:id="52" w:author="XU Long" w:date="2018-08-14T01:21:00Z">
        <w:r w:rsidR="00A471DB">
          <w:rPr>
            <w:rFonts w:ascii="Arial" w:hAnsi="Arial" w:cs="Arial"/>
            <w:sz w:val="21"/>
            <w:szCs w:val="21"/>
          </w:rPr>
          <w:t>。</w:t>
        </w:r>
      </w:ins>
    </w:p>
    <w:p w:rsidR="00A27A7C" w:rsidRPr="00A27A7C" w:rsidRDefault="00A27A7C">
      <w:pPr>
        <w:pStyle w:val="a8"/>
        <w:ind w:left="360"/>
        <w:jc w:val="center"/>
        <w:rPr>
          <w:ins w:id="53" w:author="XU Long" w:date="2018-08-14T01:21:00Z"/>
          <w:rFonts w:ascii="Arial" w:hAnsi="Arial" w:cs="Arial"/>
          <w:sz w:val="21"/>
          <w:szCs w:val="21"/>
        </w:rPr>
        <w:pPrChange w:id="54" w:author="XU Long" w:date="2018-08-14T12:20:00Z">
          <w:pPr>
            <w:pStyle w:val="a8"/>
            <w:ind w:left="360"/>
          </w:pPr>
        </w:pPrChange>
      </w:pPr>
      <w:ins w:id="55" w:author="XU Long" w:date="2018-08-14T12:20:00Z">
        <w:r>
          <w:rPr>
            <w:noProof/>
          </w:rPr>
          <w:drawing>
            <wp:inline distT="0" distB="0" distL="0" distR="0" wp14:anchorId="22805C8B" wp14:editId="6FBC8203">
              <wp:extent cx="2769326" cy="1512997"/>
              <wp:effectExtent l="0" t="0" r="0" b="0"/>
              <wp:docPr id="77" name="图片 7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68594" cy="15125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471DB" w:rsidRPr="006D3BA2" w:rsidRDefault="00A471DB">
      <w:pPr>
        <w:pStyle w:val="a8"/>
        <w:ind w:left="360"/>
        <w:rPr>
          <w:ins w:id="56" w:author="XU Long" w:date="2018-08-14T01:22:00Z"/>
          <w:rFonts w:ascii="Arial" w:hAnsi="Arial" w:cs="Arial"/>
          <w:b/>
          <w:bCs/>
          <w:rPrChange w:id="57" w:author="XU Long" w:date="2018-08-14T02:05:00Z">
            <w:rPr>
              <w:ins w:id="58" w:author="XU Long" w:date="2018-08-14T01:22:00Z"/>
            </w:rPr>
          </w:rPrChange>
        </w:rPr>
      </w:pPr>
      <w:ins w:id="59" w:author="XU Long" w:date="2018-08-14T01:21:00Z">
        <w:r w:rsidRPr="00A471DB">
          <w:rPr>
            <w:rFonts w:ascii="Arial" w:hAnsi="Arial" w:cs="Arial"/>
            <w:sz w:val="21"/>
            <w:szCs w:val="21"/>
          </w:rPr>
          <w:t>Language</w:t>
        </w:r>
      </w:ins>
      <w:ins w:id="60" w:author="XU Long" w:date="2018-08-14T12:18:00Z">
        <w:r w:rsidR="00A27A7C">
          <w:rPr>
            <w:rFonts w:ascii="Arial" w:hAnsi="Arial" w:cs="Arial" w:hint="eastAsia"/>
            <w:sz w:val="21"/>
            <w:szCs w:val="21"/>
          </w:rPr>
          <w:t xml:space="preserve">: </w:t>
        </w:r>
      </w:ins>
      <w:ins w:id="61" w:author="XU Long" w:date="2018-08-14T01:38:00Z">
        <w:r w:rsidR="00973E13">
          <w:rPr>
            <w:rFonts w:ascii="Arial" w:hAnsi="Arial" w:cs="Arial"/>
            <w:sz w:val="21"/>
            <w:szCs w:val="21"/>
          </w:rPr>
          <w:t>保存</w:t>
        </w:r>
      </w:ins>
      <w:ins w:id="62" w:author="XU Long" w:date="2018-08-14T01:23:00Z">
        <w:r>
          <w:rPr>
            <w:rFonts w:ascii="Arial" w:hAnsi="Arial" w:cs="Arial"/>
            <w:sz w:val="21"/>
            <w:szCs w:val="21"/>
          </w:rPr>
          <w:t>了</w:t>
        </w:r>
      </w:ins>
      <w:ins w:id="63" w:author="XU Long" w:date="2018-08-14T01:21:00Z">
        <w:r>
          <w:rPr>
            <w:rFonts w:ascii="Arial" w:hAnsi="Arial" w:cs="Arial"/>
            <w:sz w:val="21"/>
            <w:szCs w:val="21"/>
          </w:rPr>
          <w:t>当前的语言设置</w:t>
        </w:r>
      </w:ins>
      <w:ins w:id="64" w:author="XU Long" w:date="2018-08-14T02:05:00Z">
        <w:r w:rsidR="006D3BA2">
          <w:rPr>
            <w:rFonts w:ascii="Arial" w:hAnsi="Arial" w:cs="Arial"/>
            <w:sz w:val="21"/>
            <w:szCs w:val="21"/>
          </w:rPr>
          <w:t>（参见</w:t>
        </w:r>
      </w:ins>
      <w:ins w:id="65" w:author="XU Long" w:date="2018-08-19T22:50:00Z">
        <w:r w:rsidR="00630E7E">
          <w:rPr>
            <w:rFonts w:ascii="Arial" w:hAnsi="Arial" w:cs="Arial" w:hint="eastAsia"/>
            <w:sz w:val="21"/>
            <w:szCs w:val="21"/>
          </w:rPr>
          <w:t>3</w:t>
        </w:r>
      </w:ins>
      <w:ins w:id="66" w:author="XU Long" w:date="2018-08-14T02:05:00Z">
        <w:r w:rsidR="006D3BA2">
          <w:rPr>
            <w:rFonts w:ascii="Arial" w:hAnsi="Arial" w:cs="Arial" w:hint="eastAsia"/>
            <w:sz w:val="21"/>
            <w:szCs w:val="21"/>
          </w:rPr>
          <w:t>.</w:t>
        </w:r>
        <w:r w:rsidR="006D3BA2" w:rsidRPr="00A27A7C">
          <w:rPr>
            <w:rFonts w:ascii="Arial" w:hAnsi="Arial" w:cs="Arial" w:hint="eastAsia"/>
            <w:sz w:val="21"/>
            <w:szCs w:val="21"/>
            <w:rPrChange w:id="67" w:author="XU Long" w:date="2018-08-14T12:18:00Z">
              <w:rPr>
                <w:rFonts w:ascii="Arial" w:hAnsi="Arial" w:cs="Arial" w:hint="eastAsia"/>
                <w:b/>
                <w:bCs/>
              </w:rPr>
            </w:rPrChange>
          </w:rPr>
          <w:t>语言设置</w:t>
        </w:r>
        <w:r w:rsidR="006D3BA2" w:rsidRPr="006D3BA2">
          <w:rPr>
            <w:rFonts w:ascii="Arial" w:hAnsi="Arial" w:cs="Arial" w:hint="eastAsia"/>
            <w:sz w:val="21"/>
            <w:szCs w:val="21"/>
            <w:rPrChange w:id="68" w:author="XU Long" w:date="2018-08-14T02:05:00Z">
              <w:rPr>
                <w:rFonts w:hint="eastAsia"/>
              </w:rPr>
            </w:rPrChange>
          </w:rPr>
          <w:t>）</w:t>
        </w:r>
      </w:ins>
      <w:ins w:id="69" w:author="XU Long" w:date="2018-08-14T01:22:00Z">
        <w:r w:rsidRPr="006D3BA2">
          <w:rPr>
            <w:rFonts w:ascii="Arial" w:hAnsi="Arial" w:cs="Arial" w:hint="eastAsia"/>
            <w:sz w:val="21"/>
            <w:szCs w:val="21"/>
            <w:rPrChange w:id="70" w:author="XU Long" w:date="2018-08-14T02:05:00Z">
              <w:rPr>
                <w:rFonts w:hint="eastAsia"/>
              </w:rPr>
            </w:rPrChange>
          </w:rPr>
          <w:t>；</w:t>
        </w:r>
      </w:ins>
    </w:p>
    <w:p w:rsidR="00A471DB" w:rsidRDefault="00A471DB">
      <w:pPr>
        <w:pStyle w:val="a8"/>
        <w:ind w:left="360"/>
        <w:rPr>
          <w:ins w:id="71" w:author="XU Long" w:date="2018-08-14T01:22:00Z"/>
          <w:rFonts w:ascii="Arial" w:hAnsi="Arial" w:cs="Arial"/>
          <w:sz w:val="21"/>
          <w:szCs w:val="21"/>
        </w:rPr>
      </w:pPr>
      <w:ins w:id="72" w:author="XU Long" w:date="2018-08-14T01:22:00Z">
        <w:r w:rsidRPr="00A471DB">
          <w:rPr>
            <w:rFonts w:ascii="Arial" w:hAnsi="Arial" w:cs="Arial"/>
            <w:sz w:val="21"/>
            <w:szCs w:val="21"/>
          </w:rPr>
          <w:t>Init</w:t>
        </w:r>
      </w:ins>
      <w:ins w:id="73" w:author="XU Long" w:date="2018-08-14T12:18:00Z">
        <w:r w:rsidR="00A27A7C">
          <w:rPr>
            <w:rFonts w:ascii="Arial" w:hAnsi="Arial" w:cs="Arial" w:hint="eastAsia"/>
            <w:sz w:val="21"/>
            <w:szCs w:val="21"/>
          </w:rPr>
          <w:t xml:space="preserve">: </w:t>
        </w:r>
      </w:ins>
      <w:ins w:id="74" w:author="XU Long" w:date="2018-08-14T01:38:00Z">
        <w:r w:rsidR="00973E13">
          <w:rPr>
            <w:rFonts w:ascii="Arial" w:hAnsi="Arial" w:cs="Arial" w:hint="eastAsia"/>
            <w:sz w:val="21"/>
            <w:szCs w:val="21"/>
          </w:rPr>
          <w:t>保存</w:t>
        </w:r>
      </w:ins>
      <w:ins w:id="75" w:author="XU Long" w:date="2018-08-14T01:23:00Z">
        <w:r>
          <w:rPr>
            <w:rFonts w:ascii="Arial" w:hAnsi="Arial" w:cs="Arial"/>
            <w:sz w:val="21"/>
            <w:szCs w:val="21"/>
          </w:rPr>
          <w:t>了</w:t>
        </w:r>
      </w:ins>
      <w:ins w:id="76" w:author="XU Long" w:date="2018-08-14T01:22:00Z">
        <w:r>
          <w:rPr>
            <w:rFonts w:ascii="Arial" w:hAnsi="Arial" w:cs="Arial"/>
            <w:sz w:val="21"/>
            <w:szCs w:val="21"/>
          </w:rPr>
          <w:t>开发接口当前的初始化方式</w:t>
        </w:r>
      </w:ins>
      <w:ins w:id="77" w:author="XU Long" w:date="2018-08-14T02:05:00Z">
        <w:r w:rsidR="006D3BA2">
          <w:rPr>
            <w:rFonts w:ascii="Arial" w:hAnsi="Arial" w:cs="Arial"/>
            <w:sz w:val="21"/>
            <w:szCs w:val="21"/>
          </w:rPr>
          <w:t>（参见</w:t>
        </w:r>
      </w:ins>
      <w:ins w:id="78" w:author="XU Long" w:date="2018-08-19T22:51:00Z">
        <w:r w:rsidR="00630E7E">
          <w:rPr>
            <w:rFonts w:ascii="Arial" w:hAnsi="Arial" w:cs="Arial" w:hint="eastAsia"/>
            <w:sz w:val="21"/>
            <w:szCs w:val="21"/>
          </w:rPr>
          <w:t>5</w:t>
        </w:r>
      </w:ins>
      <w:ins w:id="79" w:author="XU Long" w:date="2018-08-14T02:05:00Z">
        <w:r w:rsidR="006D3BA2">
          <w:rPr>
            <w:rFonts w:ascii="Arial" w:hAnsi="Arial" w:cs="Arial" w:hint="eastAsia"/>
            <w:sz w:val="21"/>
            <w:szCs w:val="21"/>
          </w:rPr>
          <w:t>.</w:t>
        </w:r>
        <w:r w:rsidR="006D3BA2">
          <w:rPr>
            <w:rFonts w:ascii="Arial" w:hAnsi="Arial" w:cs="Arial" w:hint="eastAsia"/>
            <w:sz w:val="21"/>
            <w:szCs w:val="21"/>
          </w:rPr>
          <w:t>初始化开发接口</w:t>
        </w:r>
        <w:r w:rsidR="006D3BA2">
          <w:rPr>
            <w:rFonts w:ascii="Arial" w:hAnsi="Arial" w:cs="Arial"/>
            <w:sz w:val="21"/>
            <w:szCs w:val="21"/>
          </w:rPr>
          <w:t>）</w:t>
        </w:r>
      </w:ins>
      <w:ins w:id="80" w:author="XU Long" w:date="2018-08-14T01:27:00Z">
        <w:r>
          <w:rPr>
            <w:rFonts w:ascii="Arial" w:hAnsi="Arial" w:cs="Arial"/>
            <w:sz w:val="21"/>
            <w:szCs w:val="21"/>
          </w:rPr>
          <w:t>；</w:t>
        </w:r>
      </w:ins>
    </w:p>
    <w:p w:rsidR="00A471DB" w:rsidRPr="00290DF7" w:rsidRDefault="00A471DB">
      <w:pPr>
        <w:pStyle w:val="a8"/>
        <w:ind w:left="360"/>
        <w:rPr>
          <w:ins w:id="81" w:author="XU Long" w:date="2018-08-14T01:24:00Z"/>
          <w:rFonts w:ascii="Arial" w:hAnsi="Arial" w:cs="Arial"/>
          <w:sz w:val="21"/>
          <w:szCs w:val="21"/>
          <w:rPrChange w:id="82" w:author="XU Long" w:date="2018-08-14T02:17:00Z">
            <w:rPr>
              <w:ins w:id="83" w:author="XU Long" w:date="2018-08-14T01:24:00Z"/>
            </w:rPr>
          </w:rPrChange>
        </w:rPr>
      </w:pPr>
      <w:ins w:id="84" w:author="XU Long" w:date="2018-08-14T01:22:00Z">
        <w:r w:rsidRPr="00A471DB">
          <w:rPr>
            <w:rFonts w:ascii="Arial" w:hAnsi="Arial" w:cs="Arial"/>
            <w:sz w:val="21"/>
            <w:szCs w:val="21"/>
          </w:rPr>
          <w:t>ModelFilePath</w:t>
        </w:r>
      </w:ins>
      <w:ins w:id="85" w:author="XU Long" w:date="2018-08-14T12:18:00Z">
        <w:r w:rsidR="00A27A7C">
          <w:rPr>
            <w:rFonts w:ascii="Arial" w:hAnsi="Arial" w:cs="Arial" w:hint="eastAsia"/>
            <w:sz w:val="21"/>
            <w:szCs w:val="21"/>
          </w:rPr>
          <w:t xml:space="preserve">, </w:t>
        </w:r>
      </w:ins>
      <w:ins w:id="86" w:author="XU Long" w:date="2018-08-14T01:22:00Z">
        <w:r w:rsidRPr="00A471DB">
          <w:rPr>
            <w:rFonts w:ascii="Arial" w:hAnsi="Arial" w:cs="Arial"/>
            <w:sz w:val="21"/>
            <w:szCs w:val="21"/>
          </w:rPr>
          <w:t>PropertyFilePath</w:t>
        </w:r>
      </w:ins>
      <w:ins w:id="87" w:author="XU Long" w:date="2018-08-14T12:18:00Z">
        <w:r w:rsidR="00A27A7C">
          <w:rPr>
            <w:rFonts w:ascii="Arial" w:hAnsi="Arial" w:cs="Arial" w:hint="eastAsia"/>
            <w:sz w:val="21"/>
            <w:szCs w:val="21"/>
          </w:rPr>
          <w:t xml:space="preserve">, </w:t>
        </w:r>
      </w:ins>
      <w:ins w:id="88" w:author="XU Long" w:date="2018-08-14T01:22:00Z">
        <w:r w:rsidRPr="00A471DB">
          <w:rPr>
            <w:rFonts w:ascii="Arial" w:hAnsi="Arial" w:cs="Arial"/>
            <w:sz w:val="21"/>
            <w:szCs w:val="21"/>
          </w:rPr>
          <w:t>ModelFilePath_Open</w:t>
        </w:r>
      </w:ins>
      <w:ins w:id="89" w:author="XU Long" w:date="2018-08-14T12:18:00Z">
        <w:r w:rsidR="00A27A7C">
          <w:rPr>
            <w:rFonts w:ascii="Arial" w:hAnsi="Arial" w:cs="Arial" w:hint="eastAsia"/>
            <w:sz w:val="21"/>
            <w:szCs w:val="21"/>
          </w:rPr>
          <w:t xml:space="preserve">, </w:t>
        </w:r>
      </w:ins>
      <w:ins w:id="90" w:author="XU Long" w:date="2018-08-14T01:22:00Z">
        <w:r w:rsidRPr="00A471DB">
          <w:rPr>
            <w:rFonts w:ascii="Arial" w:hAnsi="Arial" w:cs="Arial"/>
            <w:sz w:val="21"/>
            <w:szCs w:val="21"/>
          </w:rPr>
          <w:t>PropFile_Open</w:t>
        </w:r>
      </w:ins>
      <w:ins w:id="91" w:author="XU Long" w:date="2018-08-14T01:23:00Z">
        <w:r>
          <w:rPr>
            <w:rFonts w:ascii="Arial" w:hAnsi="Arial" w:cs="Arial"/>
            <w:sz w:val="21"/>
            <w:szCs w:val="21"/>
          </w:rPr>
          <w:t>记录了</w:t>
        </w:r>
      </w:ins>
      <w:ins w:id="92" w:author="XU Long" w:date="2018-08-14T01:24:00Z">
        <w:r>
          <w:rPr>
            <w:rFonts w:ascii="Arial" w:hAnsi="Arial" w:cs="Arial"/>
            <w:sz w:val="21"/>
            <w:szCs w:val="21"/>
          </w:rPr>
          <w:t>当前的保存路径设置</w:t>
        </w:r>
      </w:ins>
      <w:ins w:id="93" w:author="XU Long" w:date="2018-08-14T02:17:00Z">
        <w:r w:rsidR="00290DF7">
          <w:rPr>
            <w:rFonts w:ascii="Arial" w:hAnsi="Arial" w:cs="Arial"/>
            <w:sz w:val="21"/>
            <w:szCs w:val="21"/>
          </w:rPr>
          <w:t>（参见</w:t>
        </w:r>
      </w:ins>
      <w:ins w:id="94" w:author="XU Long" w:date="2018-08-19T23:13:00Z">
        <w:r w:rsidR="00327F39">
          <w:rPr>
            <w:rFonts w:ascii="Arial" w:hAnsi="Arial" w:cs="Arial" w:hint="eastAsia"/>
            <w:sz w:val="21"/>
            <w:szCs w:val="21"/>
          </w:rPr>
          <w:t>4</w:t>
        </w:r>
      </w:ins>
      <w:ins w:id="95" w:author="XU Long" w:date="2018-08-14T02:17:00Z">
        <w:r w:rsidR="00290DF7">
          <w:rPr>
            <w:rFonts w:ascii="Arial" w:hAnsi="Arial" w:cs="Arial" w:hint="eastAsia"/>
            <w:sz w:val="21"/>
            <w:szCs w:val="21"/>
          </w:rPr>
          <w:t>.</w:t>
        </w:r>
        <w:r w:rsidR="00290DF7" w:rsidRPr="00290DF7">
          <w:rPr>
            <w:rFonts w:ascii="Arial" w:hAnsi="Arial" w:cs="Arial" w:hint="eastAsia"/>
            <w:sz w:val="21"/>
            <w:szCs w:val="21"/>
          </w:rPr>
          <w:t xml:space="preserve"> </w:t>
        </w:r>
        <w:r w:rsidR="00290DF7">
          <w:rPr>
            <w:rFonts w:ascii="Arial" w:hAnsi="Arial" w:cs="Arial" w:hint="eastAsia"/>
            <w:sz w:val="21"/>
            <w:szCs w:val="21"/>
          </w:rPr>
          <w:t>保存路径设置</w:t>
        </w:r>
        <w:r w:rsidR="00290DF7" w:rsidRPr="00290DF7">
          <w:rPr>
            <w:rFonts w:ascii="Arial" w:hAnsi="Arial" w:cs="Arial" w:hint="eastAsia"/>
            <w:sz w:val="21"/>
            <w:szCs w:val="21"/>
            <w:rPrChange w:id="96" w:author="XU Long" w:date="2018-08-14T02:17:00Z">
              <w:rPr>
                <w:rFonts w:hint="eastAsia"/>
              </w:rPr>
            </w:rPrChange>
          </w:rPr>
          <w:t>）；</w:t>
        </w:r>
      </w:ins>
    </w:p>
    <w:p w:rsidR="00A471DB" w:rsidRDefault="00A471DB">
      <w:pPr>
        <w:pStyle w:val="a8"/>
        <w:ind w:left="360"/>
        <w:rPr>
          <w:ins w:id="97" w:author="XU Long" w:date="2018-08-14T01:27:00Z"/>
          <w:rFonts w:ascii="Arial" w:hAnsi="Arial" w:cs="Arial"/>
          <w:sz w:val="21"/>
          <w:szCs w:val="21"/>
        </w:rPr>
      </w:pPr>
      <w:proofErr w:type="spellStart"/>
      <w:ins w:id="98" w:author="XU Long" w:date="2018-08-14T01:25:00Z">
        <w:r w:rsidRPr="00A471DB">
          <w:rPr>
            <w:rFonts w:ascii="Arial" w:hAnsi="Arial" w:cs="Arial"/>
            <w:sz w:val="21"/>
            <w:szCs w:val="21"/>
          </w:rPr>
          <w:t>Message_Show</w:t>
        </w:r>
      </w:ins>
      <w:proofErr w:type="spellEnd"/>
      <w:ins w:id="99" w:author="XU Long" w:date="2018-08-14T12:19:00Z">
        <w:r w:rsidR="00A27A7C">
          <w:rPr>
            <w:rFonts w:ascii="Arial" w:hAnsi="Arial" w:cs="Arial" w:hint="eastAsia"/>
            <w:sz w:val="21"/>
            <w:szCs w:val="21"/>
          </w:rPr>
          <w:t xml:space="preserve">: </w:t>
        </w:r>
      </w:ins>
      <w:ins w:id="100" w:author="XU Long" w:date="2018-08-14T01:39:00Z">
        <w:r w:rsidR="00973E13">
          <w:rPr>
            <w:rFonts w:ascii="Arial" w:hAnsi="Arial" w:cs="Arial"/>
            <w:sz w:val="21"/>
            <w:szCs w:val="21"/>
          </w:rPr>
          <w:t>用于控制</w:t>
        </w:r>
      </w:ins>
      <w:ins w:id="101" w:author="XU Long" w:date="2018-08-14T01:25:00Z">
        <w:r>
          <w:rPr>
            <w:rFonts w:ascii="Arial" w:hAnsi="Arial" w:cs="Arial"/>
            <w:sz w:val="21"/>
            <w:szCs w:val="21"/>
          </w:rPr>
          <w:t>模型生成后是否</w:t>
        </w:r>
      </w:ins>
      <w:ins w:id="102" w:author="XU Long" w:date="2018-08-14T01:26:00Z">
        <w:r>
          <w:rPr>
            <w:rFonts w:ascii="Arial" w:hAnsi="Arial" w:cs="Arial"/>
            <w:sz w:val="21"/>
            <w:szCs w:val="21"/>
          </w:rPr>
          <w:t>弹出文件路径消息框</w:t>
        </w:r>
      </w:ins>
      <w:ins w:id="103" w:author="XU Long" w:date="2018-08-14T02:18:00Z">
        <w:r w:rsidR="00290DF7">
          <w:rPr>
            <w:rFonts w:ascii="Arial" w:hAnsi="Arial" w:cs="Arial"/>
            <w:sz w:val="21"/>
            <w:szCs w:val="21"/>
          </w:rPr>
          <w:t>（参见</w:t>
        </w:r>
      </w:ins>
      <w:ins w:id="104" w:author="XU Long" w:date="2018-08-19T22:51:00Z">
        <w:r w:rsidR="00630E7E">
          <w:rPr>
            <w:rFonts w:ascii="Arial" w:hAnsi="Arial" w:cs="Arial" w:hint="eastAsia"/>
            <w:sz w:val="21"/>
            <w:szCs w:val="21"/>
          </w:rPr>
          <w:t>6</w:t>
        </w:r>
      </w:ins>
      <w:ins w:id="105" w:author="XU Long" w:date="2018-08-14T02:24:00Z">
        <w:r w:rsidR="00290DF7">
          <w:rPr>
            <w:rFonts w:ascii="Arial" w:hAnsi="Arial" w:cs="Arial" w:hint="eastAsia"/>
            <w:sz w:val="21"/>
            <w:szCs w:val="21"/>
          </w:rPr>
          <w:t>.A.</w:t>
        </w:r>
      </w:ins>
      <w:ins w:id="106" w:author="XU Long" w:date="2018-08-14T02:25:00Z">
        <w:r w:rsidR="00290DF7">
          <w:rPr>
            <w:rFonts w:ascii="Arial" w:hAnsi="Arial" w:cs="Arial" w:hint="eastAsia"/>
            <w:sz w:val="21"/>
            <w:szCs w:val="21"/>
          </w:rPr>
          <w:t>4</w:t>
        </w:r>
      </w:ins>
      <w:ins w:id="107" w:author="XU Long" w:date="2018-08-14T02:24:00Z">
        <w:r w:rsidR="00290DF7">
          <w:rPr>
            <w:rFonts w:ascii="Arial" w:hAnsi="Arial" w:cs="Arial" w:hint="eastAsia"/>
            <w:sz w:val="21"/>
            <w:szCs w:val="21"/>
          </w:rPr>
          <w:t>.</w:t>
        </w:r>
      </w:ins>
      <w:ins w:id="108" w:author="XU Long" w:date="2018-08-14T02:25:00Z">
        <w:r w:rsidR="00290DF7">
          <w:rPr>
            <w:rFonts w:ascii="Arial" w:hAnsi="Arial" w:cs="Arial" w:hint="eastAsia"/>
            <w:sz w:val="21"/>
            <w:szCs w:val="21"/>
          </w:rPr>
          <w:t>a</w:t>
        </w:r>
      </w:ins>
      <w:ins w:id="109" w:author="XU Long" w:date="2018-08-14T02:18:00Z">
        <w:r w:rsidR="00290DF7" w:rsidRPr="00CE3876">
          <w:rPr>
            <w:rFonts w:ascii="Arial" w:hAnsi="Arial" w:cs="Arial"/>
            <w:sz w:val="21"/>
            <w:szCs w:val="21"/>
          </w:rPr>
          <w:t>）</w:t>
        </w:r>
      </w:ins>
      <w:ins w:id="110" w:author="XU Long" w:date="2018-08-14T12:19:00Z">
        <w:r w:rsidR="00A27A7C">
          <w:rPr>
            <w:rFonts w:ascii="Arial" w:hAnsi="Arial" w:cs="Arial"/>
            <w:sz w:val="21"/>
            <w:szCs w:val="21"/>
          </w:rPr>
          <w:t>；</w:t>
        </w:r>
      </w:ins>
    </w:p>
    <w:p w:rsidR="00A471DB" w:rsidRDefault="00A471DB">
      <w:pPr>
        <w:pStyle w:val="a8"/>
        <w:ind w:left="360"/>
        <w:rPr>
          <w:ins w:id="111" w:author="XU Long" w:date="2018-08-14T12:25:00Z"/>
          <w:rFonts w:ascii="Arial" w:hAnsi="Arial" w:cs="Arial"/>
          <w:sz w:val="21"/>
          <w:szCs w:val="21"/>
        </w:rPr>
      </w:pPr>
      <w:proofErr w:type="spellStart"/>
      <w:ins w:id="112" w:author="XU Long" w:date="2018-08-14T01:27:00Z">
        <w:r w:rsidRPr="00A471DB">
          <w:rPr>
            <w:rFonts w:ascii="Arial" w:hAnsi="Arial" w:cs="Arial"/>
            <w:sz w:val="21"/>
            <w:szCs w:val="21"/>
          </w:rPr>
          <w:t>InstallPath</w:t>
        </w:r>
      </w:ins>
      <w:proofErr w:type="spellEnd"/>
      <w:ins w:id="113" w:author="XU Long" w:date="2018-08-14T12:19:00Z">
        <w:r w:rsidR="00A27A7C">
          <w:rPr>
            <w:rFonts w:ascii="Arial" w:hAnsi="Arial" w:cs="Arial" w:hint="eastAsia"/>
            <w:sz w:val="21"/>
            <w:szCs w:val="21"/>
          </w:rPr>
          <w:t xml:space="preserve">: </w:t>
        </w:r>
      </w:ins>
      <w:ins w:id="114" w:author="XU Long" w:date="2018-08-14T01:28:00Z">
        <w:r>
          <w:rPr>
            <w:rFonts w:ascii="Arial" w:hAnsi="Arial" w:cs="Arial"/>
            <w:sz w:val="21"/>
            <w:szCs w:val="21"/>
          </w:rPr>
          <w:t>记录的是</w:t>
        </w:r>
        <w:r w:rsidRPr="00133770">
          <w:rPr>
            <w:rFonts w:ascii="Arial" w:hAnsi="Arial" w:cs="Arial"/>
            <w:sz w:val="21"/>
            <w:szCs w:val="21"/>
          </w:rPr>
          <w:t>Mold EX-Press for Mold (Global)</w:t>
        </w:r>
        <w:r>
          <w:rPr>
            <w:rFonts w:ascii="Arial" w:hAnsi="Arial" w:cs="Arial"/>
            <w:sz w:val="21"/>
            <w:szCs w:val="21"/>
          </w:rPr>
          <w:t>的安装路径</w:t>
        </w:r>
      </w:ins>
      <w:ins w:id="115" w:author="XU Long" w:date="2018-08-14T01:29:00Z">
        <w:r>
          <w:rPr>
            <w:rFonts w:ascii="Arial" w:hAnsi="Arial" w:cs="Arial"/>
            <w:sz w:val="21"/>
            <w:szCs w:val="21"/>
          </w:rPr>
          <w:t>；</w:t>
        </w:r>
      </w:ins>
      <w:ins w:id="116" w:author="XU Long" w:date="2018-08-14T01:28:00Z">
        <w:r w:rsidRPr="002E768F">
          <w:rPr>
            <w:rFonts w:ascii="Arial" w:hAnsi="Arial" w:cs="Arial"/>
            <w:sz w:val="21"/>
            <w:szCs w:val="21"/>
          </w:rPr>
          <w:t>Sample for Mold</w:t>
        </w:r>
        <w:r>
          <w:rPr>
            <w:rFonts w:ascii="Arial" w:hAnsi="Arial" w:cs="Arial"/>
            <w:sz w:val="21"/>
            <w:szCs w:val="21"/>
          </w:rPr>
          <w:t>初始化时通过注册表</w:t>
        </w:r>
      </w:ins>
      <w:ins w:id="117" w:author="XU Long" w:date="2018-08-14T01:29:00Z">
        <w:r>
          <w:rPr>
            <w:rFonts w:ascii="Arial" w:hAnsi="Arial" w:cs="Arial"/>
            <w:sz w:val="21"/>
            <w:szCs w:val="21"/>
          </w:rPr>
          <w:t>查询到</w:t>
        </w:r>
        <w:r w:rsidRPr="00133770">
          <w:rPr>
            <w:rFonts w:ascii="Arial" w:hAnsi="Arial" w:cs="Arial"/>
            <w:sz w:val="21"/>
            <w:szCs w:val="21"/>
          </w:rPr>
          <w:t>Mold EX-Press for Mold (Global)</w:t>
        </w:r>
        <w:r>
          <w:rPr>
            <w:rFonts w:ascii="Arial" w:hAnsi="Arial" w:cs="Arial"/>
            <w:sz w:val="21"/>
            <w:szCs w:val="21"/>
          </w:rPr>
          <w:t>程序的安装路径，然后</w:t>
        </w:r>
        <w:r w:rsidR="00973E13">
          <w:rPr>
            <w:rFonts w:ascii="Arial" w:hAnsi="Arial" w:cs="Arial"/>
            <w:sz w:val="21"/>
            <w:szCs w:val="21"/>
          </w:rPr>
          <w:t>保存到</w:t>
        </w:r>
      </w:ins>
      <w:ins w:id="118" w:author="XU Long" w:date="2018-08-14T12:23:00Z">
        <w:r w:rsidR="00A27A7C">
          <w:rPr>
            <w:rFonts w:ascii="Arial" w:hAnsi="Arial" w:cs="Arial"/>
            <w:sz w:val="21"/>
            <w:szCs w:val="21"/>
          </w:rPr>
          <w:t>setting</w:t>
        </w:r>
        <w:r w:rsidR="00A27A7C">
          <w:rPr>
            <w:rFonts w:ascii="Arial" w:hAnsi="Arial" w:cs="Arial" w:hint="eastAsia"/>
            <w:sz w:val="21"/>
            <w:szCs w:val="21"/>
          </w:rPr>
          <w:t>.ini</w:t>
        </w:r>
        <w:r w:rsidR="00A27A7C">
          <w:rPr>
            <w:rFonts w:ascii="Arial" w:hAnsi="Arial" w:cs="Arial" w:hint="eastAsia"/>
            <w:sz w:val="21"/>
            <w:szCs w:val="21"/>
          </w:rPr>
          <w:t>文件的</w:t>
        </w:r>
      </w:ins>
      <w:ins w:id="119" w:author="XU Long" w:date="2018-08-14T12:26:00Z">
        <w:r w:rsidR="00A27A7C">
          <w:rPr>
            <w:rFonts w:ascii="Arial" w:hAnsi="Arial" w:cs="Arial" w:hint="eastAsia"/>
            <w:sz w:val="21"/>
            <w:szCs w:val="21"/>
          </w:rPr>
          <w:t>Setting\</w:t>
        </w:r>
      </w:ins>
      <w:proofErr w:type="spellStart"/>
      <w:ins w:id="120" w:author="XU Long" w:date="2018-08-14T01:30:00Z">
        <w:r w:rsidR="00973E13" w:rsidRPr="00973E13">
          <w:rPr>
            <w:rFonts w:ascii="Arial" w:hAnsi="Arial" w:cs="Arial"/>
            <w:sz w:val="21"/>
            <w:szCs w:val="21"/>
          </w:rPr>
          <w:t>InstallPath</w:t>
        </w:r>
      </w:ins>
      <w:proofErr w:type="spellEnd"/>
      <w:ins w:id="121" w:author="XU Long" w:date="2018-08-14T01:40:00Z">
        <w:r w:rsidR="00FB13C8">
          <w:rPr>
            <w:rFonts w:ascii="Arial" w:hAnsi="Arial" w:cs="Arial"/>
            <w:sz w:val="21"/>
            <w:szCs w:val="21"/>
          </w:rPr>
          <w:t>变量</w:t>
        </w:r>
      </w:ins>
      <w:ins w:id="122" w:author="XU Long" w:date="2018-08-14T01:30:00Z">
        <w:r w:rsidR="00973E13">
          <w:rPr>
            <w:rFonts w:ascii="Arial" w:hAnsi="Arial" w:cs="Arial"/>
            <w:sz w:val="21"/>
            <w:szCs w:val="21"/>
          </w:rPr>
          <w:t>里面；</w:t>
        </w:r>
      </w:ins>
      <w:ins w:id="123" w:author="XU Long" w:date="2018-08-14T01:33:00Z">
        <w:r w:rsidR="00973E13">
          <w:rPr>
            <w:rFonts w:ascii="Arial" w:hAnsi="Arial" w:cs="Arial"/>
            <w:sz w:val="21"/>
            <w:szCs w:val="21"/>
          </w:rPr>
          <w:t>用户可以参考</w:t>
        </w:r>
        <w:r w:rsidR="00125E61">
          <w:rPr>
            <w:rFonts w:ascii="Arial" w:hAnsi="Arial" w:cs="Arial"/>
            <w:sz w:val="21"/>
            <w:szCs w:val="21"/>
          </w:rPr>
          <w:t>Sample for Mol</w:t>
        </w:r>
      </w:ins>
      <w:ins w:id="124" w:author="XU Long" w:date="2018-08-14T02:53:00Z">
        <w:r w:rsidR="00125E61">
          <w:rPr>
            <w:rFonts w:ascii="Arial" w:hAnsi="Arial" w:cs="Arial" w:hint="eastAsia"/>
            <w:sz w:val="21"/>
            <w:szCs w:val="21"/>
          </w:rPr>
          <w:t>d</w:t>
        </w:r>
      </w:ins>
      <w:ins w:id="125" w:author="XU Long" w:date="2018-08-14T01:33:00Z">
        <w:r w:rsidR="00973E13">
          <w:rPr>
            <w:rFonts w:ascii="Arial" w:hAnsi="Arial" w:cs="Arial"/>
            <w:sz w:val="21"/>
            <w:szCs w:val="21"/>
          </w:rPr>
          <w:t>的代码</w:t>
        </w:r>
      </w:ins>
      <w:ins w:id="126" w:author="XU Long" w:date="2018-08-14T01:34:00Z">
        <w:r w:rsidR="00973E13">
          <w:rPr>
            <w:rFonts w:ascii="Arial" w:hAnsi="Arial" w:cs="Arial"/>
            <w:sz w:val="21"/>
            <w:szCs w:val="21"/>
          </w:rPr>
          <w:t>获得</w:t>
        </w:r>
        <w:r w:rsidR="00973E13" w:rsidRPr="00133770">
          <w:rPr>
            <w:rFonts w:ascii="Arial" w:hAnsi="Arial" w:cs="Arial"/>
            <w:sz w:val="21"/>
            <w:szCs w:val="21"/>
          </w:rPr>
          <w:t>Mold EX-Press for Mold (Global)</w:t>
        </w:r>
        <w:r w:rsidR="00973E13">
          <w:rPr>
            <w:rFonts w:ascii="Arial" w:hAnsi="Arial" w:cs="Arial"/>
            <w:sz w:val="21"/>
            <w:szCs w:val="21"/>
          </w:rPr>
          <w:t>的安装路径。</w:t>
        </w:r>
      </w:ins>
    </w:p>
    <w:p w:rsidR="00A27A7C" w:rsidRPr="00A471DB" w:rsidRDefault="00A27A7C">
      <w:pPr>
        <w:pStyle w:val="a8"/>
        <w:ind w:left="360"/>
        <w:rPr>
          <w:rFonts w:ascii="Arial" w:hAnsi="Arial" w:cs="Arial"/>
          <w:sz w:val="21"/>
          <w:szCs w:val="21"/>
          <w:rPrChange w:id="127" w:author="XU Long" w:date="2018-08-14T01:23:00Z">
            <w:rPr/>
          </w:rPrChange>
        </w:rPr>
      </w:pPr>
    </w:p>
    <w:p w:rsidR="00133770" w:rsidRPr="004C5B1B" w:rsidRDefault="00B24646" w:rsidP="00133770">
      <w:pPr>
        <w:pStyle w:val="a8"/>
        <w:numPr>
          <w:ilvl w:val="0"/>
          <w:numId w:val="3"/>
        </w:numPr>
        <w:rPr>
          <w:rFonts w:ascii="Arial" w:hAnsi="Arial" w:cs="Arial"/>
          <w:b/>
          <w:bCs/>
        </w:rPr>
      </w:pPr>
      <w:r w:rsidRPr="004C5B1B">
        <w:rPr>
          <w:rFonts w:ascii="Arial" w:hAnsi="Arial" w:cs="Arial" w:hint="eastAsia"/>
          <w:b/>
          <w:bCs/>
        </w:rPr>
        <w:t>语言设置</w:t>
      </w:r>
    </w:p>
    <w:p w:rsidR="00133770" w:rsidRPr="00EA49F1" w:rsidDel="00973E13" w:rsidRDefault="00414772" w:rsidP="00EA49F1">
      <w:pPr>
        <w:pStyle w:val="a8"/>
        <w:ind w:left="360"/>
        <w:rPr>
          <w:del w:id="128" w:author="XU Long" w:date="2018-08-14T01:36:00Z"/>
          <w:rFonts w:ascii="Arial" w:hAnsi="Arial" w:cs="Arial"/>
          <w:sz w:val="21"/>
          <w:szCs w:val="21"/>
        </w:rPr>
      </w:pPr>
      <w:r w:rsidRPr="00133770">
        <w:rPr>
          <w:rFonts w:ascii="Arial" w:hAnsi="Arial" w:cs="Arial" w:hint="eastAsia"/>
          <w:sz w:val="21"/>
          <w:szCs w:val="21"/>
        </w:rPr>
        <w:t>用户可以</w:t>
      </w:r>
      <w:ins w:id="129" w:author="XU Long" w:date="2018-08-14T01:37:00Z">
        <w:r w:rsidR="00973E13">
          <w:rPr>
            <w:rFonts w:ascii="Arial" w:hAnsi="Arial" w:cs="Arial" w:hint="eastAsia"/>
            <w:sz w:val="21"/>
            <w:szCs w:val="21"/>
          </w:rPr>
          <w:t>通过</w:t>
        </w:r>
      </w:ins>
      <w:del w:id="130" w:author="XU Long" w:date="2018-08-14T01:37:00Z">
        <w:r w:rsidR="00B24646" w:rsidRPr="00133770" w:rsidDel="00973E13">
          <w:rPr>
            <w:rFonts w:ascii="Arial" w:hAnsi="Arial" w:cs="Arial" w:hint="eastAsia"/>
            <w:sz w:val="21"/>
            <w:szCs w:val="21"/>
          </w:rPr>
          <w:delText>在</w:delText>
        </w:r>
      </w:del>
      <w:r w:rsidR="00BF489E" w:rsidRPr="00133770">
        <w:rPr>
          <w:rFonts w:ascii="Arial" w:hAnsi="Arial" w:cs="Arial" w:hint="eastAsia"/>
          <w:sz w:val="21"/>
          <w:szCs w:val="21"/>
        </w:rPr>
        <w:t>“</w:t>
      </w:r>
      <w:r w:rsidR="00AA4808">
        <w:rPr>
          <w:rFonts w:ascii="Arial" w:hAnsi="Arial" w:cs="Arial" w:hint="eastAsia"/>
          <w:sz w:val="21"/>
          <w:szCs w:val="21"/>
        </w:rPr>
        <w:t>Sample</w:t>
      </w:r>
      <w:r w:rsidR="00BF489E" w:rsidRPr="00133770">
        <w:rPr>
          <w:rFonts w:ascii="Arial" w:hAnsi="Arial" w:cs="Arial" w:hint="eastAsia"/>
          <w:sz w:val="21"/>
          <w:szCs w:val="21"/>
        </w:rPr>
        <w:t>语言设置”下拉框</w:t>
      </w:r>
      <w:r w:rsidR="00EA49F1">
        <w:rPr>
          <w:rFonts w:ascii="Arial" w:hAnsi="Arial" w:cs="Arial" w:hint="eastAsia"/>
          <w:sz w:val="21"/>
          <w:szCs w:val="21"/>
        </w:rPr>
        <w:t>切换界面语言。</w:t>
      </w:r>
      <w:r w:rsidR="00590C11" w:rsidRPr="00EA49F1">
        <w:rPr>
          <w:rFonts w:ascii="Arial" w:hAnsi="Arial" w:cs="Arial" w:hint="eastAsia"/>
          <w:sz w:val="21"/>
          <w:szCs w:val="21"/>
        </w:rPr>
        <w:t>目前</w:t>
      </w:r>
      <w:r w:rsidR="002E768F" w:rsidRPr="002E768F">
        <w:rPr>
          <w:rFonts w:ascii="Arial" w:hAnsi="Arial" w:cs="Arial"/>
          <w:sz w:val="21"/>
          <w:szCs w:val="21"/>
        </w:rPr>
        <w:t>Sample for Mold</w:t>
      </w:r>
      <w:r w:rsidR="00133770" w:rsidRPr="00EA49F1">
        <w:rPr>
          <w:rFonts w:ascii="Arial" w:hAnsi="Arial" w:cs="Arial" w:hint="eastAsia"/>
          <w:sz w:val="21"/>
          <w:szCs w:val="21"/>
        </w:rPr>
        <w:t>支持六种语言，分别是：</w:t>
      </w:r>
    </w:p>
    <w:p w:rsidR="00133770" w:rsidDel="00973E13" w:rsidRDefault="00BF489E">
      <w:pPr>
        <w:pStyle w:val="a8"/>
        <w:ind w:left="360"/>
        <w:rPr>
          <w:del w:id="131" w:author="XU Long" w:date="2018-08-14T01:37:00Z"/>
        </w:rPr>
        <w:pPrChange w:id="132" w:author="XU Long" w:date="2018-08-14T01:37:00Z">
          <w:pPr>
            <w:jc w:val="center"/>
          </w:pPr>
        </w:pPrChange>
      </w:pPr>
      <w:r w:rsidRPr="00973E13">
        <w:rPr>
          <w:rFonts w:hint="eastAsia"/>
        </w:rPr>
        <w:t>简体中文、英文、日文、繁体中文、韩文、</w:t>
      </w:r>
      <w:r w:rsidR="004B0917" w:rsidRPr="00973E13">
        <w:rPr>
          <w:rFonts w:hint="eastAsia"/>
        </w:rPr>
        <w:t>泰文</w:t>
      </w:r>
      <w:r w:rsidRPr="00973E13">
        <w:rPr>
          <w:rFonts w:hint="eastAsia"/>
        </w:rPr>
        <w:t>。</w:t>
      </w:r>
    </w:p>
    <w:p w:rsidR="00973E13" w:rsidRPr="00973E13" w:rsidRDefault="00973E13">
      <w:pPr>
        <w:pStyle w:val="a8"/>
        <w:ind w:left="360"/>
        <w:rPr>
          <w:ins w:id="133" w:author="XU Long" w:date="2018-08-14T01:37:00Z"/>
        </w:rPr>
      </w:pPr>
    </w:p>
    <w:p w:rsidR="00ED6AC4" w:rsidRDefault="00973E13">
      <w:pPr>
        <w:pStyle w:val="a8"/>
        <w:ind w:left="360"/>
        <w:pPrChange w:id="134" w:author="XU Long" w:date="2018-08-14T01:37:00Z">
          <w:pPr>
            <w:jc w:val="center"/>
          </w:pPr>
        </w:pPrChange>
      </w:pPr>
      <w:ins w:id="135" w:author="XU Long" w:date="2018-08-14T01:37:00Z">
        <w:r>
          <w:t>当前的语言设置会被</w:t>
        </w:r>
      </w:ins>
      <w:ins w:id="136" w:author="XU Long" w:date="2018-08-14T01:38:00Z">
        <w:r>
          <w:t>保存</w:t>
        </w:r>
      </w:ins>
      <w:ins w:id="137" w:author="XU Long" w:date="2018-08-14T01:37:00Z">
        <w:r>
          <w:t>在</w:t>
        </w:r>
        <w:r>
          <w:rPr>
            <w:rFonts w:ascii="Arial" w:hAnsi="Arial" w:cs="Arial"/>
            <w:sz w:val="21"/>
            <w:szCs w:val="21"/>
          </w:rPr>
          <w:t>setting</w:t>
        </w:r>
        <w:r>
          <w:rPr>
            <w:rFonts w:ascii="Arial" w:hAnsi="Arial" w:cs="Arial" w:hint="eastAsia"/>
            <w:sz w:val="21"/>
            <w:szCs w:val="21"/>
          </w:rPr>
          <w:t>.ini</w:t>
        </w:r>
        <w:r>
          <w:rPr>
            <w:rFonts w:ascii="Arial" w:hAnsi="Arial" w:cs="Arial" w:hint="eastAsia"/>
            <w:sz w:val="21"/>
            <w:szCs w:val="21"/>
          </w:rPr>
          <w:t>文件的</w:t>
        </w:r>
      </w:ins>
      <w:ins w:id="138" w:author="XU Long" w:date="2018-08-14T01:38:00Z">
        <w:r w:rsidRPr="00973E13">
          <w:rPr>
            <w:rFonts w:ascii="Arial" w:hAnsi="Arial" w:cs="Arial"/>
            <w:sz w:val="21"/>
            <w:szCs w:val="21"/>
          </w:rPr>
          <w:t>Setting</w:t>
        </w:r>
        <w:r>
          <w:rPr>
            <w:rFonts w:ascii="Arial" w:hAnsi="Arial" w:cs="Arial" w:hint="eastAsia"/>
            <w:sz w:val="21"/>
            <w:szCs w:val="21"/>
          </w:rPr>
          <w:t>\</w:t>
        </w:r>
        <w:r w:rsidRPr="00A471DB">
          <w:rPr>
            <w:rFonts w:ascii="Arial" w:hAnsi="Arial" w:cs="Arial"/>
            <w:sz w:val="21"/>
            <w:szCs w:val="21"/>
          </w:rPr>
          <w:t>Language</w:t>
        </w:r>
        <w:r>
          <w:rPr>
            <w:rFonts w:ascii="Arial" w:hAnsi="Arial" w:cs="Arial"/>
            <w:sz w:val="21"/>
            <w:szCs w:val="21"/>
          </w:rPr>
          <w:t>变量里面。</w:t>
        </w:r>
      </w:ins>
    </w:p>
    <w:p w:rsidR="00AA4808" w:rsidRDefault="00AA4808" w:rsidP="00F05DA2">
      <w:pPr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43235629" wp14:editId="3DAD3DB5">
            <wp:extent cx="1476103" cy="685042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5685" cy="68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B0" w:rsidRDefault="005C3DB0" w:rsidP="00A719A9">
      <w:pPr>
        <w:rPr>
          <w:rFonts w:ascii="Arial" w:hAnsi="Arial" w:cs="Arial"/>
          <w:sz w:val="21"/>
          <w:szCs w:val="21"/>
        </w:rPr>
      </w:pPr>
    </w:p>
    <w:p w:rsidR="005C3DB0" w:rsidRPr="00A27A7C" w:rsidRDefault="005C3DB0" w:rsidP="00A719A9">
      <w:pPr>
        <w:pStyle w:val="a8"/>
        <w:numPr>
          <w:ilvl w:val="0"/>
          <w:numId w:val="3"/>
        </w:numPr>
        <w:rPr>
          <w:rFonts w:ascii="Arial" w:hAnsi="Arial" w:cs="Arial"/>
          <w:b/>
          <w:bCs/>
          <w:rPrChange w:id="139" w:author="XU Long" w:date="2018-08-14T12:26:00Z">
            <w:rPr>
              <w:rFonts w:ascii="Arial" w:hAnsi="Arial" w:cs="Arial"/>
              <w:sz w:val="21"/>
              <w:szCs w:val="21"/>
            </w:rPr>
          </w:rPrChange>
        </w:rPr>
      </w:pPr>
      <w:r w:rsidRPr="00A27A7C">
        <w:rPr>
          <w:rFonts w:ascii="Arial" w:hAnsi="Arial" w:cs="Arial" w:hint="eastAsia"/>
          <w:b/>
          <w:bCs/>
          <w:rPrChange w:id="140" w:author="XU Long" w:date="2018-08-14T12:26:00Z">
            <w:rPr>
              <w:rFonts w:ascii="Arial" w:hAnsi="Arial" w:cs="Arial" w:hint="eastAsia"/>
              <w:sz w:val="21"/>
              <w:szCs w:val="21"/>
            </w:rPr>
          </w:rPrChange>
        </w:rPr>
        <w:lastRenderedPageBreak/>
        <w:t>保存路径设置</w:t>
      </w:r>
    </w:p>
    <w:p w:rsidR="00A71099" w:rsidRDefault="00A71099" w:rsidP="00A719A9">
      <w:pPr>
        <w:pStyle w:val="a8"/>
        <w:ind w:left="360"/>
        <w:rPr>
          <w:ins w:id="141" w:author="XU Long" w:date="2018-08-14T01:41:00Z"/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用户可以在“保存路径”设置输出的模型文件和属性文件</w:t>
      </w:r>
      <w:r w:rsidR="00CE6CFE">
        <w:rPr>
          <w:rFonts w:ascii="Arial" w:hAnsi="Arial" w:cs="Arial" w:hint="eastAsia"/>
          <w:sz w:val="21"/>
          <w:szCs w:val="21"/>
        </w:rPr>
        <w:t>的路径；“自动打开”</w:t>
      </w:r>
      <w:proofErr w:type="gramStart"/>
      <w:r w:rsidR="00CE6CFE">
        <w:rPr>
          <w:rFonts w:ascii="Arial" w:hAnsi="Arial" w:cs="Arial" w:hint="eastAsia"/>
          <w:sz w:val="21"/>
          <w:szCs w:val="21"/>
        </w:rPr>
        <w:t>勾</w:t>
      </w:r>
      <w:proofErr w:type="gramEnd"/>
      <w:r w:rsidR="00CE6CFE">
        <w:rPr>
          <w:rFonts w:ascii="Arial" w:hAnsi="Arial" w:cs="Arial" w:hint="eastAsia"/>
          <w:sz w:val="21"/>
          <w:szCs w:val="21"/>
        </w:rPr>
        <w:t>选后，</w:t>
      </w:r>
      <w:r w:rsidR="00CE6CFE" w:rsidRPr="002E768F">
        <w:rPr>
          <w:rFonts w:ascii="Arial" w:hAnsi="Arial" w:cs="Arial"/>
          <w:sz w:val="21"/>
          <w:szCs w:val="21"/>
        </w:rPr>
        <w:t>Sample for Mold</w:t>
      </w:r>
      <w:r w:rsidR="00CE6CFE">
        <w:rPr>
          <w:rFonts w:ascii="Arial" w:hAnsi="Arial" w:cs="Arial"/>
          <w:sz w:val="21"/>
          <w:szCs w:val="21"/>
        </w:rPr>
        <w:t>在</w:t>
      </w:r>
      <w:ins w:id="142" w:author="XU Long" w:date="2018-08-14T12:27:00Z">
        <w:r w:rsidR="00DF4501">
          <w:rPr>
            <w:rFonts w:ascii="Arial" w:hAnsi="Arial" w:cs="Arial" w:hint="eastAsia"/>
            <w:sz w:val="21"/>
            <w:szCs w:val="21"/>
          </w:rPr>
          <w:t>模型</w:t>
        </w:r>
      </w:ins>
      <w:del w:id="143" w:author="XU Long" w:date="2018-08-14T12:27:00Z">
        <w:r w:rsidR="00CE6CFE" w:rsidRPr="00133770" w:rsidDel="00DF4501">
          <w:rPr>
            <w:rFonts w:ascii="Arial" w:hAnsi="Arial" w:cs="Arial"/>
            <w:sz w:val="21"/>
            <w:szCs w:val="21"/>
          </w:rPr>
          <w:delText>Mold EX-Press</w:delText>
        </w:r>
        <w:r w:rsidR="00CE6CFE" w:rsidDel="00DF4501">
          <w:rPr>
            <w:rFonts w:ascii="Arial" w:hAnsi="Arial" w:cs="Arial" w:hint="eastAsia"/>
            <w:sz w:val="21"/>
            <w:szCs w:val="21"/>
          </w:rPr>
          <w:delText xml:space="preserve"> for Mold</w:delText>
        </w:r>
        <w:r w:rsidR="00CE6CFE" w:rsidDel="00DF4501">
          <w:rPr>
            <w:rFonts w:ascii="Arial" w:hAnsi="Arial" w:cs="Arial" w:hint="eastAsia"/>
            <w:sz w:val="21"/>
            <w:szCs w:val="21"/>
          </w:rPr>
          <w:delText>开发接口生成</w:delText>
        </w:r>
      </w:del>
      <w:r w:rsidR="00CE6CFE">
        <w:rPr>
          <w:rFonts w:ascii="Arial" w:hAnsi="Arial" w:cs="Arial" w:hint="eastAsia"/>
          <w:sz w:val="21"/>
          <w:szCs w:val="21"/>
        </w:rPr>
        <w:t>文件</w:t>
      </w:r>
      <w:ins w:id="144" w:author="XU Long" w:date="2018-08-14T12:27:00Z">
        <w:r w:rsidR="00DF4501">
          <w:rPr>
            <w:rFonts w:ascii="Arial" w:hAnsi="Arial" w:cs="Arial" w:hint="eastAsia"/>
            <w:sz w:val="21"/>
            <w:szCs w:val="21"/>
          </w:rPr>
          <w:t>和属性文件生成后</w:t>
        </w:r>
      </w:ins>
      <w:del w:id="145" w:author="XU Long" w:date="2018-08-14T12:27:00Z">
        <w:r w:rsidR="00CE6CFE" w:rsidDel="00DF4501">
          <w:rPr>
            <w:rFonts w:ascii="Arial" w:hAnsi="Arial" w:cs="Arial" w:hint="eastAsia"/>
            <w:sz w:val="21"/>
            <w:szCs w:val="21"/>
          </w:rPr>
          <w:delText>后</w:delText>
        </w:r>
      </w:del>
      <w:r w:rsidR="00CE6CFE">
        <w:rPr>
          <w:rFonts w:ascii="Arial" w:hAnsi="Arial" w:cs="Arial" w:hint="eastAsia"/>
          <w:sz w:val="21"/>
          <w:szCs w:val="21"/>
        </w:rPr>
        <w:t>会自动打开</w:t>
      </w:r>
      <w:ins w:id="146" w:author="XU Long" w:date="2018-08-14T01:41:00Z">
        <w:r w:rsidR="00FB13C8">
          <w:rPr>
            <w:rFonts w:ascii="Arial" w:hAnsi="Arial" w:cs="Arial" w:hint="eastAsia"/>
            <w:sz w:val="21"/>
            <w:szCs w:val="21"/>
          </w:rPr>
          <w:t>对应</w:t>
        </w:r>
      </w:ins>
      <w:del w:id="147" w:author="XU Long" w:date="2018-08-14T01:41:00Z">
        <w:r w:rsidR="00CE6CFE" w:rsidDel="00FB13C8">
          <w:rPr>
            <w:rFonts w:ascii="Arial" w:hAnsi="Arial" w:cs="Arial" w:hint="eastAsia"/>
            <w:sz w:val="21"/>
            <w:szCs w:val="21"/>
          </w:rPr>
          <w:delText>文件所在</w:delText>
        </w:r>
      </w:del>
      <w:r w:rsidR="00CE6CFE">
        <w:rPr>
          <w:rFonts w:ascii="Arial" w:hAnsi="Arial" w:cs="Arial" w:hint="eastAsia"/>
          <w:sz w:val="21"/>
          <w:szCs w:val="21"/>
        </w:rPr>
        <w:t>的文件夹</w:t>
      </w:r>
      <w:ins w:id="148" w:author="XU Long" w:date="2018-08-14T12:28:00Z">
        <w:r w:rsidR="00DF4501">
          <w:rPr>
            <w:rFonts w:ascii="Arial" w:hAnsi="Arial" w:cs="Arial" w:hint="eastAsia"/>
            <w:sz w:val="21"/>
            <w:szCs w:val="21"/>
          </w:rPr>
          <w:t>。</w:t>
        </w:r>
      </w:ins>
    </w:p>
    <w:p w:rsidR="00FB13C8" w:rsidRPr="00FB13C8" w:rsidRDefault="00FB13C8">
      <w:pPr>
        <w:pStyle w:val="a8"/>
        <w:ind w:left="360"/>
      </w:pPr>
      <w:ins w:id="149" w:author="XU Long" w:date="2018-08-14T01:41:00Z">
        <w:r>
          <w:t>当前的保存路径设置会</w:t>
        </w:r>
      </w:ins>
      <w:ins w:id="150" w:author="XU Long" w:date="2018-08-14T01:42:00Z">
        <w:r>
          <w:t>分别</w:t>
        </w:r>
      </w:ins>
      <w:ins w:id="151" w:author="XU Long" w:date="2018-08-14T01:41:00Z">
        <w:r>
          <w:t>记录在</w:t>
        </w:r>
        <w:r>
          <w:rPr>
            <w:rFonts w:ascii="Arial" w:hAnsi="Arial" w:cs="Arial"/>
            <w:sz w:val="21"/>
            <w:szCs w:val="21"/>
          </w:rPr>
          <w:t>setting</w:t>
        </w:r>
        <w:r>
          <w:rPr>
            <w:rFonts w:ascii="Arial" w:hAnsi="Arial" w:cs="Arial" w:hint="eastAsia"/>
            <w:sz w:val="21"/>
            <w:szCs w:val="21"/>
          </w:rPr>
          <w:t>.ini</w:t>
        </w:r>
        <w:r>
          <w:rPr>
            <w:rFonts w:ascii="Arial" w:hAnsi="Arial" w:cs="Arial" w:hint="eastAsia"/>
            <w:sz w:val="21"/>
            <w:szCs w:val="21"/>
          </w:rPr>
          <w:t>文件的</w:t>
        </w:r>
        <w:r w:rsidRPr="00973E13">
          <w:rPr>
            <w:rFonts w:ascii="Arial" w:hAnsi="Arial" w:cs="Arial"/>
            <w:sz w:val="21"/>
            <w:szCs w:val="21"/>
          </w:rPr>
          <w:t>Setting</w:t>
        </w:r>
        <w:r>
          <w:rPr>
            <w:rFonts w:ascii="Arial" w:hAnsi="Arial" w:cs="Arial" w:hint="eastAsia"/>
            <w:sz w:val="21"/>
            <w:szCs w:val="21"/>
          </w:rPr>
          <w:t>\</w:t>
        </w:r>
        <w:r w:rsidRPr="00A471DB">
          <w:rPr>
            <w:rFonts w:ascii="Arial" w:hAnsi="Arial" w:cs="Arial"/>
            <w:sz w:val="21"/>
            <w:szCs w:val="21"/>
          </w:rPr>
          <w:t>ModelFilePath</w:t>
        </w:r>
      </w:ins>
      <w:ins w:id="152" w:author="XU Long" w:date="2018-08-14T01:42:00Z">
        <w:r>
          <w:rPr>
            <w:rFonts w:ascii="Arial" w:hAnsi="Arial" w:cs="Arial" w:hint="eastAsia"/>
            <w:sz w:val="21"/>
            <w:szCs w:val="21"/>
          </w:rPr>
          <w:t xml:space="preserve">, </w:t>
        </w:r>
      </w:ins>
      <w:ins w:id="153" w:author="XU Long" w:date="2018-08-14T01:41:00Z">
        <w:r w:rsidRPr="00A471DB">
          <w:rPr>
            <w:rFonts w:ascii="Arial" w:hAnsi="Arial" w:cs="Arial"/>
            <w:sz w:val="21"/>
            <w:szCs w:val="21"/>
          </w:rPr>
          <w:t>PropertyFilePath</w:t>
        </w:r>
      </w:ins>
      <w:ins w:id="154" w:author="XU Long" w:date="2018-08-14T01:42:00Z">
        <w:r>
          <w:rPr>
            <w:rFonts w:ascii="Arial" w:hAnsi="Arial" w:cs="Arial" w:hint="eastAsia"/>
            <w:sz w:val="21"/>
            <w:szCs w:val="21"/>
          </w:rPr>
          <w:t xml:space="preserve">, </w:t>
        </w:r>
      </w:ins>
      <w:ins w:id="155" w:author="XU Long" w:date="2018-08-14T01:41:00Z">
        <w:r w:rsidRPr="00A471DB">
          <w:rPr>
            <w:rFonts w:ascii="Arial" w:hAnsi="Arial" w:cs="Arial"/>
            <w:sz w:val="21"/>
            <w:szCs w:val="21"/>
          </w:rPr>
          <w:t>ModelFilePath_Open</w:t>
        </w:r>
      </w:ins>
      <w:ins w:id="156" w:author="XU Long" w:date="2018-08-14T01:42:00Z">
        <w:r>
          <w:rPr>
            <w:rFonts w:ascii="Arial" w:hAnsi="Arial" w:cs="Arial" w:hint="eastAsia"/>
            <w:sz w:val="21"/>
            <w:szCs w:val="21"/>
          </w:rPr>
          <w:t xml:space="preserve">, </w:t>
        </w:r>
      </w:ins>
      <w:ins w:id="157" w:author="XU Long" w:date="2018-08-14T01:41:00Z">
        <w:r w:rsidRPr="00A471DB">
          <w:rPr>
            <w:rFonts w:ascii="Arial" w:hAnsi="Arial" w:cs="Arial"/>
            <w:sz w:val="21"/>
            <w:szCs w:val="21"/>
          </w:rPr>
          <w:t>PropFile_Open</w:t>
        </w:r>
        <w:r>
          <w:rPr>
            <w:rFonts w:ascii="Arial" w:hAnsi="Arial" w:cs="Arial"/>
            <w:sz w:val="21"/>
            <w:szCs w:val="21"/>
          </w:rPr>
          <w:t>变量里面。</w:t>
        </w:r>
      </w:ins>
    </w:p>
    <w:p w:rsidR="00A71099" w:rsidRPr="00A719A9" w:rsidRDefault="005C3DB0">
      <w:pPr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329C870C" wp14:editId="39F5A882">
            <wp:extent cx="3344092" cy="658934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4145" cy="65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70" w:rsidRPr="004C5B1B" w:rsidRDefault="00B71D78" w:rsidP="00133770">
      <w:pPr>
        <w:pStyle w:val="a8"/>
        <w:numPr>
          <w:ilvl w:val="0"/>
          <w:numId w:val="3"/>
        </w:numPr>
        <w:rPr>
          <w:rFonts w:ascii="Arial" w:hAnsi="Arial" w:cs="Arial"/>
          <w:b/>
          <w:bCs/>
        </w:rPr>
      </w:pPr>
      <w:r w:rsidRPr="004C5B1B">
        <w:rPr>
          <w:rFonts w:ascii="Arial" w:hAnsi="Arial" w:cs="Arial" w:hint="eastAsia"/>
          <w:b/>
          <w:bCs/>
        </w:rPr>
        <w:t>初始化</w:t>
      </w:r>
      <w:r w:rsidR="008063B5" w:rsidRPr="004C5B1B">
        <w:rPr>
          <w:rFonts w:ascii="Arial" w:hAnsi="Arial" w:cs="Arial" w:hint="eastAsia"/>
          <w:b/>
          <w:bCs/>
        </w:rPr>
        <w:t>开发</w:t>
      </w:r>
      <w:r w:rsidRPr="004C5B1B">
        <w:rPr>
          <w:rFonts w:ascii="Arial" w:hAnsi="Arial" w:cs="Arial" w:hint="eastAsia"/>
          <w:b/>
          <w:bCs/>
        </w:rPr>
        <w:t>接口</w:t>
      </w:r>
    </w:p>
    <w:p w:rsidR="00133770" w:rsidRDefault="00224768" w:rsidP="00133770">
      <w:pPr>
        <w:pStyle w:val="a8"/>
        <w:ind w:left="360"/>
        <w:rPr>
          <w:rFonts w:ascii="Arial" w:hAnsi="Arial" w:cs="Arial"/>
          <w:sz w:val="21"/>
          <w:szCs w:val="21"/>
        </w:rPr>
      </w:pPr>
      <w:r w:rsidRPr="00133770">
        <w:rPr>
          <w:rFonts w:ascii="Arial" w:hAnsi="Arial" w:cs="Arial" w:hint="eastAsia"/>
          <w:sz w:val="21"/>
          <w:szCs w:val="21"/>
        </w:rPr>
        <w:t>用户</w:t>
      </w:r>
      <w:r w:rsidR="007968C0">
        <w:rPr>
          <w:rFonts w:ascii="Arial" w:hAnsi="Arial" w:cs="Arial" w:hint="eastAsia"/>
          <w:sz w:val="21"/>
          <w:szCs w:val="21"/>
        </w:rPr>
        <w:t>可以在“接口</w:t>
      </w:r>
      <w:r w:rsidR="00133770">
        <w:rPr>
          <w:rFonts w:ascii="Arial" w:hAnsi="Arial" w:cs="Arial" w:hint="eastAsia"/>
          <w:sz w:val="21"/>
          <w:szCs w:val="21"/>
        </w:rPr>
        <w:t>初始化”下拉框选择不同的初始化方式；</w:t>
      </w:r>
      <w:r w:rsidR="004D0F6B" w:rsidRPr="00133770">
        <w:rPr>
          <w:rFonts w:ascii="Arial" w:hAnsi="Arial" w:cs="Arial" w:hint="eastAsia"/>
          <w:sz w:val="21"/>
          <w:szCs w:val="21"/>
        </w:rPr>
        <w:t>各种初始化方式的区别在于后续</w:t>
      </w:r>
      <w:r w:rsidR="004D0F6B" w:rsidRPr="00133770">
        <w:rPr>
          <w:rFonts w:ascii="Arial" w:hAnsi="Arial" w:cs="Arial"/>
          <w:sz w:val="21"/>
          <w:szCs w:val="21"/>
        </w:rPr>
        <w:t>Mold EX-Press</w:t>
      </w:r>
      <w:r w:rsidR="002D6D6A">
        <w:rPr>
          <w:rFonts w:ascii="Arial" w:hAnsi="Arial" w:cs="Arial" w:hint="eastAsia"/>
          <w:sz w:val="21"/>
          <w:szCs w:val="21"/>
        </w:rPr>
        <w:t xml:space="preserve"> for Mold</w:t>
      </w:r>
      <w:r w:rsidR="004D0F6B" w:rsidRPr="00133770">
        <w:rPr>
          <w:rFonts w:ascii="Arial" w:hAnsi="Arial" w:cs="Arial" w:hint="eastAsia"/>
          <w:sz w:val="21"/>
          <w:szCs w:val="21"/>
        </w:rPr>
        <w:t>开发接口生成什么类型的模型文件</w:t>
      </w:r>
      <w:r w:rsidR="00133770">
        <w:rPr>
          <w:rFonts w:ascii="Arial" w:hAnsi="Arial" w:cs="Arial" w:hint="eastAsia"/>
          <w:sz w:val="21"/>
          <w:szCs w:val="21"/>
        </w:rPr>
        <w:t>：</w:t>
      </w:r>
    </w:p>
    <w:tbl>
      <w:tblPr>
        <w:tblStyle w:val="a9"/>
        <w:tblW w:w="0" w:type="auto"/>
        <w:jc w:val="center"/>
        <w:tblInd w:w="-363" w:type="dxa"/>
        <w:tblLook w:val="04A0" w:firstRow="1" w:lastRow="0" w:firstColumn="1" w:lastColumn="0" w:noHBand="0" w:noVBand="1"/>
      </w:tblPr>
      <w:tblGrid>
        <w:gridCol w:w="2653"/>
        <w:gridCol w:w="1807"/>
      </w:tblGrid>
      <w:tr w:rsidR="00133770" w:rsidTr="00A719A9">
        <w:trPr>
          <w:jc w:val="center"/>
        </w:trPr>
        <w:tc>
          <w:tcPr>
            <w:tcW w:w="2653" w:type="dxa"/>
          </w:tcPr>
          <w:p w:rsidR="00133770" w:rsidRDefault="008C63C9" w:rsidP="00036D76">
            <w:pPr>
              <w:pStyle w:val="a8"/>
              <w:ind w:left="0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初始化方式</w:t>
            </w:r>
          </w:p>
        </w:tc>
        <w:tc>
          <w:tcPr>
            <w:tcW w:w="1807" w:type="dxa"/>
          </w:tcPr>
          <w:p w:rsidR="00133770" w:rsidRDefault="00133770" w:rsidP="00036D76">
            <w:pPr>
              <w:pStyle w:val="a8"/>
              <w:ind w:left="0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生成的文件格式</w:t>
            </w:r>
          </w:p>
        </w:tc>
      </w:tr>
      <w:tr w:rsidR="00133770" w:rsidTr="00A719A9">
        <w:trPr>
          <w:jc w:val="center"/>
        </w:trPr>
        <w:tc>
          <w:tcPr>
            <w:tcW w:w="2653" w:type="dxa"/>
          </w:tcPr>
          <w:p w:rsidR="00133770" w:rsidRDefault="009F18CB" w:rsidP="00036D76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SAT</w:t>
            </w:r>
            <w:r>
              <w:rPr>
                <w:rFonts w:ascii="Arial" w:hAnsi="Arial" w:cs="Arial" w:hint="eastAsia"/>
                <w:sz w:val="21"/>
                <w:szCs w:val="21"/>
              </w:rPr>
              <w:t>&amp;</w:t>
            </w:r>
            <w:r w:rsidR="00133770" w:rsidRPr="00E34F7B">
              <w:rPr>
                <w:rFonts w:ascii="Arial" w:hAnsi="Arial" w:cs="Arial"/>
                <w:sz w:val="21"/>
                <w:szCs w:val="21"/>
              </w:rPr>
              <w:t>DWG-[oInit:1]</w:t>
            </w:r>
          </w:p>
        </w:tc>
        <w:tc>
          <w:tcPr>
            <w:tcW w:w="1807" w:type="dxa"/>
          </w:tcPr>
          <w:p w:rsidR="00133770" w:rsidRDefault="00133770" w:rsidP="00036D76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sat</w:t>
            </w:r>
            <w:r>
              <w:rPr>
                <w:rFonts w:ascii="Arial" w:hAnsi="Arial" w:cs="Arial" w:hint="eastAsia"/>
                <w:sz w:val="21"/>
                <w:szCs w:val="21"/>
              </w:rPr>
              <w:t>、</w:t>
            </w:r>
            <w:proofErr w:type="spellStart"/>
            <w:r>
              <w:rPr>
                <w:rFonts w:ascii="Arial" w:hAnsi="Arial" w:cs="Arial" w:hint="eastAsia"/>
                <w:sz w:val="21"/>
                <w:szCs w:val="21"/>
              </w:rPr>
              <w:t>dwg</w:t>
            </w:r>
            <w:proofErr w:type="spellEnd"/>
          </w:p>
        </w:tc>
      </w:tr>
      <w:tr w:rsidR="00133770" w:rsidTr="00A719A9">
        <w:trPr>
          <w:jc w:val="center"/>
        </w:trPr>
        <w:tc>
          <w:tcPr>
            <w:tcW w:w="2653" w:type="dxa"/>
          </w:tcPr>
          <w:p w:rsidR="00133770" w:rsidRDefault="00133770" w:rsidP="00036D76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 w:rsidRPr="00E34F7B">
              <w:rPr>
                <w:rFonts w:ascii="Arial" w:hAnsi="Arial" w:cs="Arial"/>
                <w:sz w:val="21"/>
                <w:szCs w:val="21"/>
              </w:rPr>
              <w:t>SAT-[oInit:4]</w:t>
            </w:r>
          </w:p>
        </w:tc>
        <w:tc>
          <w:tcPr>
            <w:tcW w:w="1807" w:type="dxa"/>
          </w:tcPr>
          <w:p w:rsidR="00133770" w:rsidRDefault="00133770" w:rsidP="00036D76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sat</w:t>
            </w:r>
          </w:p>
        </w:tc>
      </w:tr>
      <w:tr w:rsidR="00133770" w:rsidTr="00A719A9">
        <w:trPr>
          <w:jc w:val="center"/>
        </w:trPr>
        <w:tc>
          <w:tcPr>
            <w:tcW w:w="2653" w:type="dxa"/>
          </w:tcPr>
          <w:p w:rsidR="00133770" w:rsidRDefault="009F18CB" w:rsidP="00036D76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SAT</w:t>
            </w:r>
            <w:r>
              <w:rPr>
                <w:rFonts w:ascii="Arial" w:hAnsi="Arial" w:cs="Arial" w:hint="eastAsia"/>
                <w:sz w:val="21"/>
                <w:szCs w:val="21"/>
              </w:rPr>
              <w:t>&amp;</w:t>
            </w:r>
            <w:r w:rsidR="00133770" w:rsidRPr="00E34F7B">
              <w:rPr>
                <w:rFonts w:ascii="Arial" w:hAnsi="Arial" w:cs="Arial"/>
                <w:sz w:val="21"/>
                <w:szCs w:val="21"/>
              </w:rPr>
              <w:t>STP-[oInit:5]</w:t>
            </w:r>
          </w:p>
        </w:tc>
        <w:tc>
          <w:tcPr>
            <w:tcW w:w="1807" w:type="dxa"/>
          </w:tcPr>
          <w:p w:rsidR="00133770" w:rsidRDefault="00133770" w:rsidP="00036D76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sat</w:t>
            </w:r>
            <w:r>
              <w:rPr>
                <w:rFonts w:ascii="Arial" w:hAnsi="Arial" w:cs="Arial" w:hint="eastAsia"/>
                <w:sz w:val="21"/>
                <w:szCs w:val="21"/>
              </w:rPr>
              <w:t>、</w:t>
            </w:r>
            <w:proofErr w:type="spellStart"/>
            <w:r>
              <w:rPr>
                <w:rFonts w:ascii="Arial" w:hAnsi="Arial" w:cs="Arial" w:hint="eastAsia"/>
                <w:sz w:val="21"/>
                <w:szCs w:val="21"/>
              </w:rPr>
              <w:t>stp</w:t>
            </w:r>
            <w:proofErr w:type="spellEnd"/>
          </w:p>
        </w:tc>
      </w:tr>
      <w:tr w:rsidR="00AA4808" w:rsidTr="00A719A9">
        <w:trPr>
          <w:jc w:val="center"/>
        </w:trPr>
        <w:tc>
          <w:tcPr>
            <w:tcW w:w="2653" w:type="dxa"/>
          </w:tcPr>
          <w:p w:rsidR="00AA4808" w:rsidRDefault="00AA4808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SAT</w:t>
            </w:r>
            <w:r>
              <w:rPr>
                <w:rFonts w:ascii="Arial" w:hAnsi="Arial" w:cs="Arial" w:hint="eastAsia"/>
                <w:sz w:val="21"/>
                <w:szCs w:val="21"/>
              </w:rPr>
              <w:t>&amp;DWG&amp;X_T</w:t>
            </w:r>
            <w:r w:rsidRPr="00E34F7B">
              <w:rPr>
                <w:rFonts w:ascii="Arial" w:hAnsi="Arial" w:cs="Arial"/>
                <w:sz w:val="21"/>
                <w:szCs w:val="21"/>
              </w:rPr>
              <w:t>-[oInit:</w:t>
            </w:r>
            <w:r>
              <w:rPr>
                <w:rFonts w:ascii="Arial" w:hAnsi="Arial" w:cs="Arial" w:hint="eastAsia"/>
                <w:sz w:val="21"/>
                <w:szCs w:val="21"/>
              </w:rPr>
              <w:t>6</w:t>
            </w:r>
            <w:r w:rsidRPr="00E34F7B">
              <w:rPr>
                <w:rFonts w:ascii="Arial" w:hAnsi="Arial" w:cs="Arial"/>
                <w:sz w:val="21"/>
                <w:szCs w:val="21"/>
              </w:rPr>
              <w:t>]</w:t>
            </w:r>
          </w:p>
        </w:tc>
        <w:tc>
          <w:tcPr>
            <w:tcW w:w="1807" w:type="dxa"/>
          </w:tcPr>
          <w:p w:rsidR="00AA4808" w:rsidRDefault="00AA4808" w:rsidP="00036D76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sat</w:t>
            </w:r>
            <w:r>
              <w:rPr>
                <w:rFonts w:ascii="Arial" w:hAnsi="Arial" w:cs="Arial" w:hint="eastAsia"/>
                <w:sz w:val="21"/>
                <w:szCs w:val="21"/>
              </w:rPr>
              <w:t>、</w:t>
            </w:r>
            <w:proofErr w:type="spellStart"/>
            <w:r>
              <w:rPr>
                <w:rFonts w:ascii="Arial" w:hAnsi="Arial" w:cs="Arial" w:hint="eastAsia"/>
                <w:sz w:val="21"/>
                <w:szCs w:val="21"/>
              </w:rPr>
              <w:t>dwg</w:t>
            </w:r>
            <w:proofErr w:type="spellEnd"/>
            <w:r>
              <w:rPr>
                <w:rFonts w:ascii="Arial" w:hAnsi="Arial" w:cs="Arial" w:hint="eastAsia"/>
                <w:sz w:val="21"/>
                <w:szCs w:val="21"/>
              </w:rPr>
              <w:t>、</w:t>
            </w:r>
            <w:proofErr w:type="spellStart"/>
            <w:r>
              <w:rPr>
                <w:rFonts w:ascii="Arial" w:hAnsi="Arial" w:cs="Arial" w:hint="eastAsia"/>
                <w:sz w:val="21"/>
                <w:szCs w:val="21"/>
              </w:rPr>
              <w:t>x_t</w:t>
            </w:r>
            <w:proofErr w:type="spellEnd"/>
          </w:p>
        </w:tc>
      </w:tr>
    </w:tbl>
    <w:p w:rsidR="00133770" w:rsidRDefault="00133770" w:rsidP="00DC2282">
      <w:pPr>
        <w:pStyle w:val="a8"/>
        <w:ind w:left="360"/>
        <w:rPr>
          <w:ins w:id="158" w:author="XU Long" w:date="2018-08-14T01:46:00Z"/>
          <w:rFonts w:ascii="Arial" w:hAnsi="Arial" w:cs="Arial"/>
          <w:sz w:val="21"/>
          <w:szCs w:val="21"/>
        </w:rPr>
      </w:pPr>
      <w:r w:rsidRPr="00133770">
        <w:rPr>
          <w:rFonts w:ascii="Arial" w:hAnsi="Arial" w:cs="Arial" w:hint="eastAsia"/>
          <w:sz w:val="21"/>
          <w:szCs w:val="21"/>
        </w:rPr>
        <w:t>如果</w:t>
      </w:r>
      <w:r w:rsidR="00AA4808">
        <w:rPr>
          <w:rFonts w:ascii="Arial" w:hAnsi="Arial" w:cs="Arial" w:hint="eastAsia"/>
          <w:sz w:val="21"/>
          <w:szCs w:val="21"/>
        </w:rPr>
        <w:t>只</w:t>
      </w:r>
      <w:r w:rsidRPr="00133770">
        <w:rPr>
          <w:rFonts w:ascii="Arial" w:hAnsi="Arial" w:cs="Arial" w:hint="eastAsia"/>
          <w:sz w:val="21"/>
          <w:szCs w:val="21"/>
        </w:rPr>
        <w:t>希望生成</w:t>
      </w:r>
      <w:r w:rsidRPr="00133770">
        <w:rPr>
          <w:rFonts w:ascii="Arial" w:hAnsi="Arial" w:cs="Arial" w:hint="eastAsia"/>
          <w:sz w:val="21"/>
          <w:szCs w:val="21"/>
        </w:rPr>
        <w:t>sat</w:t>
      </w:r>
      <w:r w:rsidRPr="00133770">
        <w:rPr>
          <w:rFonts w:ascii="Arial" w:hAnsi="Arial" w:cs="Arial" w:hint="eastAsia"/>
          <w:sz w:val="21"/>
          <w:szCs w:val="21"/>
        </w:rPr>
        <w:t>文件，用户可以选择“</w:t>
      </w:r>
      <w:r w:rsidRPr="00133770">
        <w:rPr>
          <w:rFonts w:ascii="Arial" w:hAnsi="Arial" w:cs="Arial"/>
          <w:sz w:val="21"/>
          <w:szCs w:val="21"/>
        </w:rPr>
        <w:t>SAT-[oInit:4]</w:t>
      </w:r>
      <w:r w:rsidRPr="00133770">
        <w:rPr>
          <w:rFonts w:ascii="Arial" w:hAnsi="Arial" w:cs="Arial" w:hint="eastAsia"/>
          <w:sz w:val="21"/>
          <w:szCs w:val="21"/>
        </w:rPr>
        <w:t>”，然后点击“初始化”按钮，</w:t>
      </w:r>
      <w:r w:rsidR="00AA4808" w:rsidRPr="002E768F">
        <w:rPr>
          <w:rFonts w:ascii="Arial" w:hAnsi="Arial" w:cs="Arial"/>
          <w:sz w:val="21"/>
          <w:szCs w:val="21"/>
        </w:rPr>
        <w:t>Sample for Mold</w:t>
      </w:r>
      <w:r w:rsidRPr="00133770">
        <w:rPr>
          <w:rFonts w:ascii="Arial" w:hAnsi="Arial" w:cs="Arial" w:hint="eastAsia"/>
          <w:sz w:val="21"/>
          <w:szCs w:val="21"/>
        </w:rPr>
        <w:t>会弹出消息框提示</w:t>
      </w:r>
      <w:r w:rsidRPr="00133770">
        <w:rPr>
          <w:rFonts w:ascii="Arial" w:hAnsi="Arial" w:cs="Arial"/>
          <w:sz w:val="21"/>
          <w:szCs w:val="21"/>
        </w:rPr>
        <w:t>Mold EX-Press</w:t>
      </w:r>
      <w:r w:rsidR="002D6D6A">
        <w:rPr>
          <w:rFonts w:ascii="Arial" w:hAnsi="Arial" w:cs="Arial" w:hint="eastAsia"/>
          <w:sz w:val="21"/>
          <w:szCs w:val="21"/>
        </w:rPr>
        <w:t xml:space="preserve"> for Mold</w:t>
      </w:r>
      <w:r w:rsidRPr="00133770">
        <w:rPr>
          <w:rFonts w:ascii="Arial" w:hAnsi="Arial" w:cs="Arial" w:hint="eastAsia"/>
          <w:sz w:val="21"/>
          <w:szCs w:val="21"/>
        </w:rPr>
        <w:t>开发接口是否初始化成功。</w:t>
      </w:r>
    </w:p>
    <w:p w:rsidR="00FB13C8" w:rsidRDefault="00FB13C8" w:rsidP="00FB13C8">
      <w:pPr>
        <w:pStyle w:val="a8"/>
        <w:ind w:left="360"/>
        <w:rPr>
          <w:ins w:id="159" w:author="XU Long" w:date="2018-08-14T01:46:00Z"/>
          <w:rFonts w:ascii="Arial" w:hAnsi="Arial" w:cs="Arial"/>
          <w:sz w:val="21"/>
          <w:szCs w:val="21"/>
        </w:rPr>
      </w:pPr>
      <w:ins w:id="160" w:author="XU Long" w:date="2018-08-14T01:46:00Z">
        <w:r>
          <w:rPr>
            <w:rFonts w:ascii="Arial" w:hAnsi="Arial" w:cs="Arial"/>
            <w:sz w:val="21"/>
            <w:szCs w:val="21"/>
          </w:rPr>
          <w:t>开发接口当前的初始化方式</w:t>
        </w:r>
        <w:r>
          <w:rPr>
            <w:rFonts w:ascii="Arial" w:hAnsi="Arial" w:cs="Arial" w:hint="eastAsia"/>
            <w:sz w:val="21"/>
            <w:szCs w:val="21"/>
          </w:rPr>
          <w:t xml:space="preserve"> </w:t>
        </w:r>
        <w:r>
          <w:rPr>
            <w:rFonts w:ascii="Arial" w:hAnsi="Arial" w:cs="Arial" w:hint="eastAsia"/>
            <w:sz w:val="21"/>
            <w:szCs w:val="21"/>
          </w:rPr>
          <w:t>保存在</w:t>
        </w:r>
        <w:r>
          <w:rPr>
            <w:rFonts w:ascii="Arial" w:hAnsi="Arial" w:cs="Arial"/>
            <w:sz w:val="21"/>
            <w:szCs w:val="21"/>
          </w:rPr>
          <w:t>setting</w:t>
        </w:r>
        <w:r>
          <w:rPr>
            <w:rFonts w:ascii="Arial" w:hAnsi="Arial" w:cs="Arial" w:hint="eastAsia"/>
            <w:sz w:val="21"/>
            <w:szCs w:val="21"/>
          </w:rPr>
          <w:t>.ini</w:t>
        </w:r>
        <w:r>
          <w:rPr>
            <w:rFonts w:ascii="Arial" w:hAnsi="Arial" w:cs="Arial" w:hint="eastAsia"/>
            <w:sz w:val="21"/>
            <w:szCs w:val="21"/>
          </w:rPr>
          <w:t>文件的</w:t>
        </w:r>
        <w:r w:rsidRPr="00973E13">
          <w:rPr>
            <w:rFonts w:ascii="Arial" w:hAnsi="Arial" w:cs="Arial"/>
            <w:sz w:val="21"/>
            <w:szCs w:val="21"/>
          </w:rPr>
          <w:t>Setting</w:t>
        </w:r>
        <w:r>
          <w:rPr>
            <w:rFonts w:ascii="Arial" w:hAnsi="Arial" w:cs="Arial" w:hint="eastAsia"/>
            <w:sz w:val="21"/>
            <w:szCs w:val="21"/>
          </w:rPr>
          <w:t>\Init</w:t>
        </w:r>
        <w:r>
          <w:rPr>
            <w:rFonts w:ascii="Arial" w:hAnsi="Arial" w:cs="Arial"/>
            <w:sz w:val="21"/>
            <w:szCs w:val="21"/>
          </w:rPr>
          <w:t>变量里面</w:t>
        </w:r>
      </w:ins>
      <w:ins w:id="161" w:author="XU Long" w:date="2018-08-14T01:47:00Z">
        <w:r>
          <w:rPr>
            <w:rFonts w:ascii="Arial" w:hAnsi="Arial" w:cs="Arial"/>
            <w:sz w:val="21"/>
            <w:szCs w:val="21"/>
          </w:rPr>
          <w:t>。</w:t>
        </w:r>
      </w:ins>
    </w:p>
    <w:p w:rsidR="00FB13C8" w:rsidRPr="00FB13C8" w:rsidDel="00FB13C8" w:rsidRDefault="00FB13C8">
      <w:pPr>
        <w:rPr>
          <w:del w:id="162" w:author="XU Long" w:date="2018-08-14T01:46:00Z"/>
          <w:rFonts w:ascii="Arial" w:hAnsi="Arial" w:cs="Arial"/>
          <w:sz w:val="21"/>
          <w:szCs w:val="21"/>
          <w:rPrChange w:id="163" w:author="XU Long" w:date="2018-08-14T01:46:00Z">
            <w:rPr>
              <w:del w:id="164" w:author="XU Long" w:date="2018-08-14T01:46:00Z"/>
            </w:rPr>
          </w:rPrChange>
        </w:rPr>
        <w:pPrChange w:id="165" w:author="XU Long" w:date="2018-08-14T01:46:00Z">
          <w:pPr>
            <w:pStyle w:val="a8"/>
            <w:ind w:left="360"/>
          </w:pPr>
        </w:pPrChange>
      </w:pPr>
    </w:p>
    <w:p w:rsidR="00ED6AC4" w:rsidDel="006E7E38" w:rsidRDefault="00ED6AC4">
      <w:pPr>
        <w:rPr>
          <w:del w:id="166" w:author="XU Long" w:date="2018-08-14T12:44:00Z"/>
          <w:rFonts w:ascii="Arial" w:hAnsi="Arial" w:cs="Arial"/>
          <w:sz w:val="21"/>
          <w:szCs w:val="21"/>
        </w:rPr>
        <w:pPrChange w:id="167" w:author="XU Long" w:date="2018-08-14T01:46:00Z">
          <w:pPr>
            <w:jc w:val="center"/>
          </w:pPr>
        </w:pPrChange>
      </w:pPr>
    </w:p>
    <w:p w:rsidR="00AA4808" w:rsidRPr="00E37C36" w:rsidRDefault="00AA4808">
      <w:pPr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1C4630EF" wp14:editId="4BD01126">
            <wp:extent cx="2590800" cy="77023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7679" cy="7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DC" w:rsidRPr="00F05DA2" w:rsidRDefault="00133770" w:rsidP="00F05DA2">
      <w:pPr>
        <w:pStyle w:val="a8"/>
        <w:ind w:left="360"/>
        <w:rPr>
          <w:rFonts w:ascii="Arial" w:hAnsi="Arial" w:cs="Arial"/>
          <w:color w:val="FF0000"/>
          <w:sz w:val="21"/>
          <w:szCs w:val="21"/>
        </w:rPr>
      </w:pPr>
      <w:r w:rsidRPr="008C63C9">
        <w:rPr>
          <w:rFonts w:ascii="Arial" w:hAnsi="Arial" w:cs="Arial" w:hint="eastAsia"/>
          <w:color w:val="FF0000"/>
          <w:sz w:val="21"/>
          <w:szCs w:val="21"/>
        </w:rPr>
        <w:t>注意：在同一进程中开发接口只能初始化一次，因此初始化成功后“初始化”按钮</w:t>
      </w:r>
      <w:proofErr w:type="gramStart"/>
      <w:r w:rsidRPr="008C63C9">
        <w:rPr>
          <w:rFonts w:ascii="Arial" w:hAnsi="Arial" w:cs="Arial" w:hint="eastAsia"/>
          <w:color w:val="FF0000"/>
          <w:sz w:val="21"/>
          <w:szCs w:val="21"/>
        </w:rPr>
        <w:t>不</w:t>
      </w:r>
      <w:proofErr w:type="gramEnd"/>
      <w:r w:rsidRPr="008C63C9">
        <w:rPr>
          <w:rFonts w:ascii="Arial" w:hAnsi="Arial" w:cs="Arial" w:hint="eastAsia"/>
          <w:color w:val="FF0000"/>
          <w:sz w:val="21"/>
          <w:szCs w:val="21"/>
        </w:rPr>
        <w:t>可用。</w:t>
      </w:r>
    </w:p>
    <w:p w:rsidR="00ED6AC4" w:rsidRDefault="00ED6AC4" w:rsidP="00ED6AC4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133770" w:rsidRPr="004C5B1B" w:rsidRDefault="000D690D" w:rsidP="00ED6AC4">
      <w:pPr>
        <w:pStyle w:val="a8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 w:hint="eastAsia"/>
          <w:b/>
          <w:bCs/>
        </w:rPr>
        <w:t>打开界面</w:t>
      </w:r>
    </w:p>
    <w:p w:rsidR="00133770" w:rsidRDefault="006C2802" w:rsidP="00133770">
      <w:pPr>
        <w:pStyle w:val="a8"/>
        <w:ind w:left="360"/>
        <w:rPr>
          <w:rFonts w:ascii="Arial" w:hAnsi="Arial" w:cs="Arial"/>
          <w:sz w:val="21"/>
          <w:szCs w:val="21"/>
        </w:rPr>
      </w:pPr>
      <w:r w:rsidRPr="00133770">
        <w:rPr>
          <w:rFonts w:ascii="Arial" w:hAnsi="Arial" w:cs="Arial" w:hint="eastAsia"/>
          <w:sz w:val="21"/>
          <w:szCs w:val="21"/>
        </w:rPr>
        <w:t>用户在“</w:t>
      </w:r>
      <w:r w:rsidR="000D690D">
        <w:rPr>
          <w:rFonts w:ascii="Arial" w:hAnsi="Arial" w:cs="Arial" w:hint="eastAsia"/>
          <w:sz w:val="21"/>
          <w:szCs w:val="21"/>
        </w:rPr>
        <w:t>打开界面</w:t>
      </w:r>
      <w:r w:rsidRPr="00133770">
        <w:rPr>
          <w:rFonts w:ascii="Arial" w:hAnsi="Arial" w:cs="Arial" w:hint="eastAsia"/>
          <w:sz w:val="21"/>
          <w:szCs w:val="21"/>
        </w:rPr>
        <w:t>”</w:t>
      </w:r>
      <w:r w:rsidR="00147A3E" w:rsidRPr="00133770">
        <w:rPr>
          <w:rFonts w:ascii="Arial" w:hAnsi="Arial" w:cs="Arial" w:hint="eastAsia"/>
          <w:sz w:val="21"/>
          <w:szCs w:val="21"/>
        </w:rPr>
        <w:t>主下拉框和</w:t>
      </w:r>
      <w:r w:rsidR="007A3EBF" w:rsidRPr="00133770">
        <w:rPr>
          <w:rFonts w:ascii="Arial" w:hAnsi="Arial" w:cs="Arial" w:hint="eastAsia"/>
          <w:sz w:val="21"/>
          <w:szCs w:val="21"/>
        </w:rPr>
        <w:t>子下拉框中选择操作类型，点击“运行”按钮弹出对应的</w:t>
      </w:r>
      <w:r w:rsidR="007A3EBF" w:rsidRPr="00133770">
        <w:rPr>
          <w:rFonts w:ascii="Arial" w:hAnsi="Arial" w:cs="Arial"/>
          <w:sz w:val="21"/>
          <w:szCs w:val="21"/>
        </w:rPr>
        <w:t>Mold EX-Press</w:t>
      </w:r>
      <w:r w:rsidR="002D6D6A">
        <w:rPr>
          <w:rFonts w:ascii="Arial" w:hAnsi="Arial" w:cs="Arial" w:hint="eastAsia"/>
          <w:sz w:val="21"/>
          <w:szCs w:val="21"/>
        </w:rPr>
        <w:t xml:space="preserve"> for Mold</w:t>
      </w:r>
      <w:r w:rsidR="007A3EBF" w:rsidRPr="00133770">
        <w:rPr>
          <w:rFonts w:ascii="Arial" w:hAnsi="Arial" w:cs="Arial" w:hint="eastAsia"/>
          <w:sz w:val="21"/>
          <w:szCs w:val="21"/>
        </w:rPr>
        <w:t>界面。</w:t>
      </w:r>
    </w:p>
    <w:p w:rsidR="00F36BDC" w:rsidRDefault="005C4DE0" w:rsidP="00F36BDC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主下拉框、子下拉框中的各项功能</w:t>
      </w:r>
      <w:r w:rsidR="00CA56A8" w:rsidRPr="00133770">
        <w:rPr>
          <w:rFonts w:ascii="Arial" w:hAnsi="Arial" w:cs="Arial" w:hint="eastAsia"/>
          <w:sz w:val="21"/>
          <w:szCs w:val="21"/>
        </w:rPr>
        <w:t>及其对应的</w:t>
      </w:r>
      <w:r w:rsidR="002D6D6A" w:rsidRPr="00133770">
        <w:rPr>
          <w:rFonts w:ascii="Arial" w:hAnsi="Arial" w:cs="Arial"/>
          <w:sz w:val="21"/>
          <w:szCs w:val="21"/>
        </w:rPr>
        <w:t>Mold EX-Press</w:t>
      </w:r>
      <w:r w:rsidR="002D6D6A">
        <w:rPr>
          <w:rFonts w:ascii="Arial" w:hAnsi="Arial" w:cs="Arial" w:hint="eastAsia"/>
          <w:sz w:val="21"/>
          <w:szCs w:val="21"/>
        </w:rPr>
        <w:t xml:space="preserve"> for Mold</w:t>
      </w:r>
      <w:r w:rsidR="00CA56A8" w:rsidRPr="00133770">
        <w:rPr>
          <w:rFonts w:ascii="Arial" w:hAnsi="Arial" w:cs="Arial" w:hint="eastAsia"/>
          <w:sz w:val="21"/>
          <w:szCs w:val="21"/>
        </w:rPr>
        <w:t>界面如下表所示：</w:t>
      </w:r>
    </w:p>
    <w:bookmarkStart w:id="168" w:name="_MON_1595371452"/>
    <w:bookmarkEnd w:id="168"/>
    <w:p w:rsidR="003B53C4" w:rsidRDefault="003B53C4">
      <w:pPr>
        <w:jc w:val="center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object w:dxaOrig="16618" w:dyaOrig="79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4.6pt;height:231.55pt" o:ole="">
            <v:imagedata r:id="rId13" o:title=""/>
          </v:shape>
          <o:OLEObject Type="Embed" ProgID="Excel.Sheet.12" ShapeID="_x0000_i1025" DrawAspect="Content" ObjectID="_1596229490" r:id="rId14"/>
        </w:object>
      </w:r>
    </w:p>
    <w:p w:rsidR="00ED6AC4" w:rsidRPr="00290DF7" w:rsidRDefault="00ED6AC4">
      <w:pPr>
        <w:pStyle w:val="a8"/>
        <w:numPr>
          <w:ilvl w:val="0"/>
          <w:numId w:val="21"/>
        </w:numPr>
        <w:rPr>
          <w:rFonts w:ascii="Arial" w:hAnsi="Arial" w:cs="Arial"/>
          <w:b/>
          <w:bCs/>
          <w:sz w:val="21"/>
          <w:szCs w:val="21"/>
          <w:rPrChange w:id="169" w:author="XU Long" w:date="2018-08-14T02:21:00Z">
            <w:rPr/>
          </w:rPrChange>
        </w:rPr>
        <w:pPrChange w:id="170" w:author="XU Long" w:date="2018-08-14T02:21:00Z">
          <w:pPr>
            <w:pStyle w:val="a8"/>
            <w:numPr>
              <w:numId w:val="19"/>
            </w:numPr>
            <w:ind w:hanging="360"/>
          </w:pPr>
        </w:pPrChange>
      </w:pPr>
      <w:r w:rsidRPr="00290DF7">
        <w:rPr>
          <w:rFonts w:ascii="Arial" w:hAnsi="Arial" w:cs="Arial" w:hint="eastAsia"/>
          <w:b/>
          <w:bCs/>
          <w:sz w:val="21"/>
          <w:szCs w:val="21"/>
          <w:rPrChange w:id="171" w:author="XU Long" w:date="2018-08-14T02:21:00Z">
            <w:rPr>
              <w:rFonts w:hint="eastAsia"/>
            </w:rPr>
          </w:rPrChange>
        </w:rPr>
        <w:t>导入：</w:t>
      </w:r>
    </w:p>
    <w:p w:rsidR="00ED6AC4" w:rsidRDefault="00ED6AC4" w:rsidP="00ED6AC4">
      <w:pPr>
        <w:pStyle w:val="a8"/>
        <w:ind w:left="360"/>
        <w:rPr>
          <w:rFonts w:ascii="Arial" w:hAnsi="Arial" w:cs="Arial"/>
          <w:sz w:val="21"/>
          <w:szCs w:val="21"/>
        </w:rPr>
      </w:pPr>
      <w:r w:rsidRPr="00ED6AC4">
        <w:rPr>
          <w:rFonts w:ascii="Arial" w:hAnsi="Arial" w:cs="Arial" w:hint="eastAsia"/>
          <w:sz w:val="21"/>
          <w:szCs w:val="21"/>
        </w:rPr>
        <w:t>导入功能包括“开始”、“零件组</w:t>
      </w:r>
      <w:r w:rsidRPr="00ED6AC4">
        <w:rPr>
          <w:rFonts w:ascii="Arial" w:hAnsi="Arial" w:cs="Arial" w:hint="eastAsia"/>
          <w:sz w:val="21"/>
          <w:szCs w:val="21"/>
        </w:rPr>
        <w:t>1</w:t>
      </w:r>
      <w:r w:rsidRPr="00ED6AC4">
        <w:rPr>
          <w:rFonts w:ascii="Arial" w:hAnsi="Arial" w:cs="Arial" w:hint="eastAsia"/>
          <w:sz w:val="21"/>
          <w:szCs w:val="21"/>
        </w:rPr>
        <w:t>”、“零件组</w:t>
      </w:r>
      <w:r w:rsidRPr="00ED6AC4">
        <w:rPr>
          <w:rFonts w:ascii="Arial" w:hAnsi="Arial" w:cs="Arial" w:hint="eastAsia"/>
          <w:sz w:val="21"/>
          <w:szCs w:val="21"/>
        </w:rPr>
        <w:t>2</w:t>
      </w:r>
      <w:r w:rsidRPr="00ED6AC4">
        <w:rPr>
          <w:rFonts w:ascii="Arial" w:hAnsi="Arial" w:cs="Arial" w:hint="eastAsia"/>
          <w:sz w:val="21"/>
          <w:szCs w:val="21"/>
        </w:rPr>
        <w:t>”、“零件组</w:t>
      </w:r>
      <w:r w:rsidRPr="00ED6AC4">
        <w:rPr>
          <w:rFonts w:ascii="Arial" w:hAnsi="Arial" w:cs="Arial" w:hint="eastAsia"/>
          <w:sz w:val="21"/>
          <w:szCs w:val="21"/>
        </w:rPr>
        <w:t>3</w:t>
      </w:r>
      <w:r w:rsidRPr="00ED6AC4">
        <w:rPr>
          <w:rFonts w:ascii="Arial" w:hAnsi="Arial" w:cs="Arial" w:hint="eastAsia"/>
          <w:sz w:val="21"/>
          <w:szCs w:val="21"/>
        </w:rPr>
        <w:t>”。</w:t>
      </w:r>
    </w:p>
    <w:p w:rsidR="008C63C9" w:rsidRDefault="00ED6AC4" w:rsidP="008C63C9">
      <w:pPr>
        <w:pStyle w:val="a8"/>
        <w:ind w:left="360"/>
        <w:rPr>
          <w:noProof/>
        </w:rPr>
      </w:pPr>
      <w:r w:rsidRPr="00ED6AC4">
        <w:rPr>
          <w:rFonts w:ascii="Arial" w:hAnsi="Arial" w:cs="Arial" w:hint="eastAsia"/>
          <w:sz w:val="21"/>
          <w:szCs w:val="21"/>
        </w:rPr>
        <w:t>以“开始”为例介绍导入过程：</w:t>
      </w:r>
      <w:r w:rsidR="008C63C9">
        <w:rPr>
          <w:noProof/>
        </w:rPr>
        <w:t xml:space="preserve"> </w:t>
      </w:r>
    </w:p>
    <w:p w:rsidR="005C3DB0" w:rsidRPr="008C63C9" w:rsidRDefault="005C3DB0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4EFFDF7B" wp14:editId="492D4FA5">
            <wp:extent cx="5486400" cy="4495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AC4" w:rsidRDefault="00ED6AC4" w:rsidP="002D6D6A">
      <w:pPr>
        <w:pStyle w:val="a8"/>
        <w:numPr>
          <w:ilvl w:val="0"/>
          <w:numId w:val="12"/>
        </w:numPr>
        <w:rPr>
          <w:rFonts w:ascii="Arial" w:hAnsi="Arial" w:cs="Arial"/>
          <w:sz w:val="21"/>
          <w:szCs w:val="21"/>
        </w:rPr>
      </w:pPr>
      <w:r w:rsidRPr="00ED6AC4">
        <w:rPr>
          <w:rFonts w:ascii="Arial" w:hAnsi="Arial" w:cs="Arial" w:hint="eastAsia"/>
          <w:sz w:val="21"/>
          <w:szCs w:val="21"/>
        </w:rPr>
        <w:t>在主下拉框中选择“开始</w:t>
      </w:r>
      <w:r w:rsidRPr="00ED6AC4">
        <w:rPr>
          <w:rFonts w:ascii="Arial" w:hAnsi="Arial" w:cs="Arial" w:hint="eastAsia"/>
          <w:sz w:val="21"/>
          <w:szCs w:val="21"/>
        </w:rPr>
        <w:t>-[oShowInterfaceDlg1:0]</w:t>
      </w:r>
      <w:r w:rsidRPr="00ED6AC4">
        <w:rPr>
          <w:rFonts w:ascii="Arial" w:hAnsi="Arial" w:cs="Arial" w:hint="eastAsia"/>
          <w:sz w:val="21"/>
          <w:szCs w:val="21"/>
        </w:rPr>
        <w:t>”（此时子下拉框是</w:t>
      </w:r>
      <w:proofErr w:type="gramStart"/>
      <w:r w:rsidRPr="00ED6AC4">
        <w:rPr>
          <w:rFonts w:ascii="Arial" w:hAnsi="Arial" w:cs="Arial" w:hint="eastAsia"/>
          <w:sz w:val="21"/>
          <w:szCs w:val="21"/>
        </w:rPr>
        <w:t>不</w:t>
      </w:r>
      <w:proofErr w:type="gramEnd"/>
      <w:r w:rsidRPr="00ED6AC4">
        <w:rPr>
          <w:rFonts w:ascii="Arial" w:hAnsi="Arial" w:cs="Arial" w:hint="eastAsia"/>
          <w:sz w:val="21"/>
          <w:szCs w:val="21"/>
        </w:rPr>
        <w:t>可用的），点击“运行”按钮会打开</w:t>
      </w:r>
      <w:r w:rsidR="002D6D6A" w:rsidRPr="00133770">
        <w:rPr>
          <w:rFonts w:ascii="Arial" w:hAnsi="Arial" w:cs="Arial"/>
          <w:sz w:val="21"/>
          <w:szCs w:val="21"/>
        </w:rPr>
        <w:t>Mold EX-Press</w:t>
      </w:r>
      <w:r w:rsidR="002D6D6A">
        <w:rPr>
          <w:rFonts w:ascii="Arial" w:hAnsi="Arial" w:cs="Arial" w:hint="eastAsia"/>
          <w:sz w:val="21"/>
          <w:szCs w:val="21"/>
        </w:rPr>
        <w:t xml:space="preserve"> for Mold</w:t>
      </w:r>
      <w:r w:rsidRPr="00ED6AC4">
        <w:rPr>
          <w:rFonts w:ascii="Arial" w:hAnsi="Arial" w:cs="Arial" w:hint="eastAsia"/>
          <w:sz w:val="21"/>
          <w:szCs w:val="21"/>
        </w:rPr>
        <w:t>一级界面。</w:t>
      </w:r>
    </w:p>
    <w:p w:rsidR="000B104B" w:rsidRDefault="008670C9" w:rsidP="006F1B9C">
      <w:pPr>
        <w:jc w:val="center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noProof/>
          <w:sz w:val="21"/>
          <w:szCs w:val="21"/>
        </w:rPr>
        <w:drawing>
          <wp:inline distT="0" distB="0" distL="0" distR="0" wp14:anchorId="3B8EB341" wp14:editId="6C7F9622">
            <wp:extent cx="3453341" cy="3389812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422" cy="34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ADA" w:rsidRPr="001640C6" w:rsidRDefault="008670C9" w:rsidP="001640C6">
      <w:pPr>
        <w:pStyle w:val="a8"/>
        <w:numPr>
          <w:ilvl w:val="0"/>
          <w:numId w:val="12"/>
        </w:numPr>
        <w:rPr>
          <w:rFonts w:ascii="Arial" w:hAnsi="Arial" w:cs="Arial"/>
          <w:sz w:val="21"/>
          <w:szCs w:val="21"/>
        </w:rPr>
      </w:pPr>
      <w:r w:rsidRPr="001640C6">
        <w:rPr>
          <w:rFonts w:ascii="Arial" w:hAnsi="Arial" w:cs="Arial" w:hint="eastAsia"/>
          <w:sz w:val="21"/>
          <w:szCs w:val="21"/>
        </w:rPr>
        <w:lastRenderedPageBreak/>
        <w:t>选择“直推杆”分类，</w:t>
      </w:r>
      <w:r w:rsidR="005119F1">
        <w:rPr>
          <w:rFonts w:hint="eastAsia"/>
        </w:rPr>
        <w:t>点击“</w:t>
      </w:r>
      <w:r w:rsidR="005119F1">
        <w:rPr>
          <w:rFonts w:hint="eastAsia"/>
        </w:rPr>
        <w:t>Next</w:t>
      </w:r>
      <w:r w:rsidR="005119F1">
        <w:rPr>
          <w:rFonts w:hint="eastAsia"/>
        </w:rPr>
        <w:t>”</w:t>
      </w:r>
      <w:r w:rsidRPr="001640C6">
        <w:rPr>
          <w:rFonts w:ascii="Arial" w:hAnsi="Arial" w:cs="Arial" w:hint="eastAsia"/>
          <w:sz w:val="21"/>
          <w:szCs w:val="21"/>
        </w:rPr>
        <w:t>进入二级界面。</w:t>
      </w:r>
    </w:p>
    <w:p w:rsidR="001640C6" w:rsidRDefault="008670C9" w:rsidP="00E37C36">
      <w:pPr>
        <w:jc w:val="center"/>
      </w:pPr>
      <w:r>
        <w:rPr>
          <w:noProof/>
        </w:rPr>
        <w:drawing>
          <wp:inline distT="0" distB="0" distL="0" distR="0" wp14:anchorId="75AF882A" wp14:editId="6A07B029">
            <wp:extent cx="3913415" cy="3614928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5464" cy="361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C9" w:rsidRDefault="008670C9" w:rsidP="001640C6">
      <w:pPr>
        <w:pStyle w:val="a8"/>
        <w:numPr>
          <w:ilvl w:val="0"/>
          <w:numId w:val="12"/>
        </w:numPr>
      </w:pPr>
      <w:r>
        <w:rPr>
          <w:rFonts w:hint="eastAsia"/>
        </w:rPr>
        <w:t>选择“超精密级直推杆”，点击“</w:t>
      </w:r>
      <w:r>
        <w:rPr>
          <w:rFonts w:hint="eastAsia"/>
        </w:rPr>
        <w:t>Next</w:t>
      </w:r>
      <w:r>
        <w:rPr>
          <w:rFonts w:hint="eastAsia"/>
        </w:rPr>
        <w:t>”进入三级界面</w:t>
      </w:r>
    </w:p>
    <w:p w:rsidR="00B921A2" w:rsidRDefault="00B921A2" w:rsidP="00E37C36">
      <w:pPr>
        <w:jc w:val="center"/>
      </w:pPr>
      <w:r>
        <w:rPr>
          <w:noProof/>
        </w:rPr>
        <w:drawing>
          <wp:inline distT="0" distB="0" distL="0" distR="0" wp14:anchorId="43FE0D4E" wp14:editId="04513F35">
            <wp:extent cx="3908076" cy="359054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0180" cy="359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3D" w:rsidRPr="00EC52B9" w:rsidDel="00EC52B9" w:rsidRDefault="00B921A2" w:rsidP="00C36CB9">
      <w:pPr>
        <w:pStyle w:val="a8"/>
        <w:numPr>
          <w:ilvl w:val="0"/>
          <w:numId w:val="12"/>
        </w:numPr>
        <w:rPr>
          <w:del w:id="172" w:author="XU Long" w:date="2018-08-16T23:51:00Z"/>
          <w:rFonts w:hint="eastAsia"/>
          <w:rPrChange w:id="173" w:author="XU Long" w:date="2018-08-19T23:41:00Z">
            <w:rPr>
              <w:del w:id="174" w:author="XU Long" w:date="2018-08-16T23:51:00Z"/>
              <w:rFonts w:ascii="Arial" w:hAnsi="Arial" w:cs="Arial" w:hint="eastAsia"/>
              <w:sz w:val="21"/>
              <w:szCs w:val="21"/>
            </w:rPr>
          </w:rPrChange>
        </w:rPr>
        <w:pPrChange w:id="175" w:author="XU Long" w:date="2018-08-19T23:43:00Z">
          <w:pPr>
            <w:jc w:val="center"/>
          </w:pPr>
        </w:pPrChange>
      </w:pPr>
      <w:r>
        <w:rPr>
          <w:rFonts w:hint="eastAsia"/>
        </w:rPr>
        <w:lastRenderedPageBreak/>
        <w:t>在三级界面中点击“</w:t>
      </w:r>
      <w:r>
        <w:rPr>
          <w:rFonts w:hint="eastAsia"/>
        </w:rPr>
        <w:t>CAD</w:t>
      </w:r>
      <w:r>
        <w:rPr>
          <w:rFonts w:hint="eastAsia"/>
        </w:rPr>
        <w:t>”</w:t>
      </w:r>
      <w:r w:rsidR="00D95E37">
        <w:rPr>
          <w:rFonts w:hint="eastAsia"/>
        </w:rPr>
        <w:t>，</w:t>
      </w:r>
      <w:r w:rsidR="002D6D6A" w:rsidRPr="00EC52B9">
        <w:rPr>
          <w:rPrChange w:id="176" w:author="XU Long" w:date="2018-08-19T23:41:00Z">
            <w:rPr>
              <w:rFonts w:ascii="Arial" w:hAnsi="Arial" w:cs="Arial"/>
              <w:sz w:val="21"/>
              <w:szCs w:val="21"/>
            </w:rPr>
          </w:rPrChange>
        </w:rPr>
        <w:t>Mold EX-Press</w:t>
      </w:r>
      <w:r w:rsidR="002D6D6A" w:rsidRPr="00EC52B9">
        <w:rPr>
          <w:rFonts w:hint="eastAsia"/>
          <w:rPrChange w:id="177" w:author="XU Long" w:date="2018-08-19T23:41:00Z">
            <w:rPr>
              <w:rFonts w:ascii="Arial" w:hAnsi="Arial" w:cs="Arial" w:hint="eastAsia"/>
              <w:sz w:val="21"/>
              <w:szCs w:val="21"/>
            </w:rPr>
          </w:rPrChange>
        </w:rPr>
        <w:t xml:space="preserve"> for Mold</w:t>
      </w:r>
      <w:r w:rsidR="00817363" w:rsidRPr="00EC52B9">
        <w:rPr>
          <w:rFonts w:hint="eastAsia"/>
          <w:rPrChange w:id="178" w:author="XU Long" w:date="2018-08-19T23:41:00Z">
            <w:rPr>
              <w:rFonts w:ascii="Arial" w:hAnsi="Arial" w:cs="Arial" w:hint="eastAsia"/>
              <w:sz w:val="21"/>
              <w:szCs w:val="21"/>
            </w:rPr>
          </w:rPrChange>
        </w:rPr>
        <w:t>界面消失，</w:t>
      </w:r>
      <w:r w:rsidR="005C3DB0" w:rsidRPr="00EC52B9">
        <w:rPr>
          <w:rPrChange w:id="179" w:author="XU Long" w:date="2018-08-19T23:41:00Z">
            <w:rPr>
              <w:rFonts w:ascii="Arial" w:hAnsi="Arial" w:cs="Arial"/>
              <w:sz w:val="21"/>
              <w:szCs w:val="21"/>
            </w:rPr>
          </w:rPrChange>
        </w:rPr>
        <w:t>Sample for Mold</w:t>
      </w:r>
      <w:r w:rsidR="002C373D" w:rsidRPr="00EC52B9">
        <w:rPr>
          <w:rFonts w:hint="eastAsia"/>
          <w:rPrChange w:id="180" w:author="XU Long" w:date="2018-08-19T23:41:00Z">
            <w:rPr>
              <w:rFonts w:ascii="Arial" w:hAnsi="Arial" w:cs="Arial" w:hint="eastAsia"/>
              <w:sz w:val="21"/>
              <w:szCs w:val="21"/>
            </w:rPr>
          </w:rPrChange>
        </w:rPr>
        <w:t>进行以下操作</w:t>
      </w:r>
      <w:r w:rsidR="001640C6" w:rsidRPr="00EC52B9">
        <w:rPr>
          <w:rFonts w:hint="eastAsia"/>
          <w:rPrChange w:id="181" w:author="XU Long" w:date="2018-08-19T23:41:00Z">
            <w:rPr>
              <w:rFonts w:ascii="Arial" w:hAnsi="Arial" w:cs="Arial" w:hint="eastAsia"/>
              <w:sz w:val="21"/>
              <w:szCs w:val="21"/>
            </w:rPr>
          </w:rPrChange>
        </w:rPr>
        <w:t>：</w:t>
      </w:r>
    </w:p>
    <w:p w:rsidR="00C36CB9" w:rsidRDefault="00C36CB9" w:rsidP="00C36CB9">
      <w:pPr>
        <w:pStyle w:val="a8"/>
        <w:numPr>
          <w:ilvl w:val="0"/>
          <w:numId w:val="12"/>
        </w:numPr>
        <w:rPr>
          <w:ins w:id="182" w:author="XU Long" w:date="2018-08-19T23:43:00Z"/>
          <w:rFonts w:ascii="Arial" w:hAnsi="Arial" w:cs="Arial" w:hint="eastAsia"/>
          <w:sz w:val="21"/>
          <w:szCs w:val="21"/>
        </w:rPr>
        <w:pPrChange w:id="183" w:author="XU Long" w:date="2018-08-19T23:43:00Z">
          <w:pPr>
            <w:jc w:val="center"/>
          </w:pPr>
        </w:pPrChange>
      </w:pPr>
    </w:p>
    <w:p w:rsidR="00B921A2" w:rsidRPr="00C36CB9" w:rsidDel="006D3BA2" w:rsidRDefault="006D3BA2" w:rsidP="00C36CB9">
      <w:pPr>
        <w:pStyle w:val="a8"/>
        <w:numPr>
          <w:ilvl w:val="0"/>
          <w:numId w:val="22"/>
        </w:numPr>
        <w:rPr>
          <w:del w:id="184" w:author="XU Long" w:date="2018-08-14T02:04:00Z"/>
          <w:rFonts w:ascii="Arial" w:hAnsi="Arial" w:cs="Arial"/>
          <w:sz w:val="21"/>
          <w:szCs w:val="21"/>
          <w:rPrChange w:id="185" w:author="XU Long" w:date="2018-08-19T23:43:00Z">
            <w:rPr>
              <w:del w:id="186" w:author="XU Long" w:date="2018-08-14T02:04:00Z"/>
            </w:rPr>
          </w:rPrChange>
        </w:rPr>
        <w:pPrChange w:id="187" w:author="XU Long" w:date="2018-08-19T23:43:00Z">
          <w:pPr>
            <w:pStyle w:val="a8"/>
            <w:numPr>
              <w:numId w:val="6"/>
            </w:numPr>
            <w:ind w:left="1080" w:hanging="360"/>
          </w:pPr>
        </w:pPrChange>
      </w:pPr>
      <w:moveToRangeStart w:id="188" w:author="XU Long" w:date="2018-08-14T02:04:00Z" w:name="move521975572"/>
      <w:moveTo w:id="189" w:author="XU Long" w:date="2018-08-14T02:04:00Z">
        <w:del w:id="190" w:author="XU Long" w:date="2018-08-14T02:04:00Z">
          <w:r w:rsidRPr="00C36CB9" w:rsidDel="006D3BA2">
            <w:rPr>
              <w:rFonts w:ascii="Arial" w:hAnsi="Arial" w:cs="Arial" w:hint="eastAsia"/>
              <w:sz w:val="21"/>
              <w:szCs w:val="21"/>
              <w:rPrChange w:id="191" w:author="XU Long" w:date="2018-08-19T23:43:00Z">
                <w:rPr>
                  <w:rFonts w:hint="eastAsia"/>
                </w:rPr>
              </w:rPrChange>
            </w:rPr>
            <w:delText>：</w:delText>
          </w:r>
        </w:del>
      </w:moveTo>
      <w:moveToRangeEnd w:id="188"/>
      <w:r w:rsidR="00817363" w:rsidRPr="00C36CB9">
        <w:rPr>
          <w:rFonts w:ascii="Arial" w:hAnsi="Arial" w:cs="Arial" w:hint="eastAsia"/>
          <w:sz w:val="21"/>
          <w:szCs w:val="21"/>
          <w:rPrChange w:id="192" w:author="XU Long" w:date="2018-08-19T23:43:00Z">
            <w:rPr>
              <w:rFonts w:hint="eastAsia"/>
            </w:rPr>
          </w:rPrChange>
        </w:rPr>
        <w:t>弹出</w:t>
      </w:r>
      <w:r w:rsidR="002C373D" w:rsidRPr="00C36CB9">
        <w:rPr>
          <w:rFonts w:ascii="Arial" w:hAnsi="Arial" w:cs="Arial" w:hint="eastAsia"/>
          <w:sz w:val="21"/>
          <w:szCs w:val="21"/>
          <w:rPrChange w:id="193" w:author="XU Long" w:date="2018-08-19T23:43:00Z">
            <w:rPr>
              <w:rFonts w:hint="eastAsia"/>
            </w:rPr>
          </w:rPrChange>
        </w:rPr>
        <w:t>消息框提</w:t>
      </w:r>
      <w:r w:rsidR="00817363" w:rsidRPr="00C36CB9">
        <w:rPr>
          <w:rFonts w:ascii="Arial" w:hAnsi="Arial" w:cs="Arial" w:hint="eastAsia"/>
          <w:sz w:val="21"/>
          <w:szCs w:val="21"/>
          <w:rPrChange w:id="194" w:author="XU Long" w:date="2018-08-19T23:43:00Z">
            <w:rPr>
              <w:rFonts w:hint="eastAsia"/>
            </w:rPr>
          </w:rPrChange>
        </w:rPr>
        <w:t>示用户生成的模型</w:t>
      </w:r>
      <w:r w:rsidR="00817363" w:rsidRPr="00C36CB9">
        <w:rPr>
          <w:rFonts w:ascii="Arial" w:hAnsi="Arial" w:cs="Arial"/>
          <w:sz w:val="21"/>
          <w:szCs w:val="21"/>
          <w:rPrChange w:id="195" w:author="XU Long" w:date="2018-08-19T23:43:00Z">
            <w:rPr/>
          </w:rPrChange>
        </w:rPr>
        <w:t>sat</w:t>
      </w:r>
      <w:r w:rsidR="00817363" w:rsidRPr="00C36CB9">
        <w:rPr>
          <w:rFonts w:ascii="Arial" w:hAnsi="Arial" w:cs="Arial" w:hint="eastAsia"/>
          <w:sz w:val="21"/>
          <w:szCs w:val="21"/>
          <w:rPrChange w:id="196" w:author="XU Long" w:date="2018-08-19T23:43:00Z">
            <w:rPr>
              <w:rFonts w:hint="eastAsia"/>
            </w:rPr>
          </w:rPrChange>
        </w:rPr>
        <w:t>文件和记录模型属性信息的</w:t>
      </w:r>
      <w:r w:rsidR="00817363" w:rsidRPr="00C36CB9">
        <w:rPr>
          <w:rFonts w:ascii="Arial" w:hAnsi="Arial" w:cs="Arial"/>
          <w:sz w:val="21"/>
          <w:szCs w:val="21"/>
          <w:rPrChange w:id="197" w:author="XU Long" w:date="2018-08-19T23:43:00Z">
            <w:rPr/>
          </w:rPrChange>
        </w:rPr>
        <w:t>txt</w:t>
      </w:r>
      <w:r w:rsidR="00826919" w:rsidRPr="00C36CB9">
        <w:rPr>
          <w:rFonts w:ascii="Arial" w:hAnsi="Arial" w:cs="Arial" w:hint="eastAsia"/>
          <w:sz w:val="21"/>
          <w:szCs w:val="21"/>
          <w:rPrChange w:id="198" w:author="XU Long" w:date="2018-08-19T23:43:00Z">
            <w:rPr>
              <w:rFonts w:hint="eastAsia"/>
            </w:rPr>
          </w:rPrChange>
        </w:rPr>
        <w:t>文件的</w:t>
      </w:r>
      <w:r w:rsidR="009D3496" w:rsidRPr="00C36CB9">
        <w:rPr>
          <w:rFonts w:ascii="Arial" w:hAnsi="Arial" w:cs="Arial" w:hint="eastAsia"/>
          <w:sz w:val="21"/>
          <w:szCs w:val="21"/>
          <w:rPrChange w:id="199" w:author="XU Long" w:date="2018-08-19T23:43:00Z">
            <w:rPr>
              <w:rFonts w:hint="eastAsia"/>
            </w:rPr>
          </w:rPrChange>
        </w:rPr>
        <w:t>存放</w:t>
      </w:r>
      <w:r w:rsidR="00826919" w:rsidRPr="00C36CB9">
        <w:rPr>
          <w:rFonts w:ascii="Arial" w:hAnsi="Arial" w:cs="Arial" w:hint="eastAsia"/>
          <w:sz w:val="21"/>
          <w:szCs w:val="21"/>
          <w:rPrChange w:id="200" w:author="XU Long" w:date="2018-08-19T23:43:00Z">
            <w:rPr>
              <w:rFonts w:hint="eastAsia"/>
            </w:rPr>
          </w:rPrChange>
        </w:rPr>
        <w:t>路径</w:t>
      </w:r>
      <w:ins w:id="201" w:author="XU Long" w:date="2018-08-14T02:02:00Z">
        <w:r w:rsidRPr="00C36CB9">
          <w:rPr>
            <w:rFonts w:ascii="Arial" w:hAnsi="Arial" w:cs="Arial" w:hint="eastAsia"/>
            <w:sz w:val="21"/>
            <w:szCs w:val="21"/>
            <w:rPrChange w:id="202" w:author="XU Long" w:date="2018-08-19T23:43:00Z">
              <w:rPr>
                <w:rFonts w:hint="eastAsia"/>
              </w:rPr>
            </w:rPrChange>
          </w:rPr>
          <w:t>，</w:t>
        </w:r>
        <w:r w:rsidRPr="00C36CB9">
          <w:rPr>
            <w:rFonts w:ascii="Arial" w:hAnsi="Arial" w:cs="Arial"/>
            <w:sz w:val="21"/>
            <w:szCs w:val="21"/>
            <w:rPrChange w:id="203" w:author="XU Long" w:date="2018-08-19T23:43:00Z">
              <w:rPr/>
            </w:rPrChange>
          </w:rPr>
          <w:t>setting.ini</w:t>
        </w:r>
        <w:r w:rsidRPr="00C36CB9">
          <w:rPr>
            <w:rFonts w:ascii="Arial" w:hAnsi="Arial" w:cs="Arial" w:hint="eastAsia"/>
            <w:sz w:val="21"/>
            <w:szCs w:val="21"/>
            <w:rPrChange w:id="204" w:author="XU Long" w:date="2018-08-19T23:43:00Z">
              <w:rPr>
                <w:rFonts w:hint="eastAsia"/>
              </w:rPr>
            </w:rPrChange>
          </w:rPr>
          <w:t>文件的</w:t>
        </w:r>
        <w:r w:rsidRPr="00C36CB9">
          <w:rPr>
            <w:rFonts w:ascii="Arial" w:hAnsi="Arial" w:cs="Arial"/>
            <w:sz w:val="21"/>
            <w:szCs w:val="21"/>
            <w:rPrChange w:id="205" w:author="XU Long" w:date="2018-08-19T23:43:00Z">
              <w:rPr/>
            </w:rPrChange>
          </w:rPr>
          <w:t>Setting\</w:t>
        </w:r>
        <w:proofErr w:type="spellStart"/>
        <w:r w:rsidRPr="00C36CB9">
          <w:rPr>
            <w:rFonts w:ascii="Arial" w:hAnsi="Arial" w:cs="Arial"/>
            <w:sz w:val="21"/>
            <w:szCs w:val="21"/>
            <w:rPrChange w:id="206" w:author="XU Long" w:date="2018-08-19T23:43:00Z">
              <w:rPr/>
            </w:rPrChange>
          </w:rPr>
          <w:t>Message_Show</w:t>
        </w:r>
      </w:ins>
      <w:proofErr w:type="spellEnd"/>
      <w:ins w:id="207" w:author="XU Long" w:date="2018-08-14T02:03:00Z">
        <w:r w:rsidRPr="00C36CB9">
          <w:rPr>
            <w:rFonts w:ascii="Arial" w:hAnsi="Arial" w:cs="Arial" w:hint="eastAsia"/>
            <w:sz w:val="21"/>
            <w:szCs w:val="21"/>
            <w:rPrChange w:id="208" w:author="XU Long" w:date="2018-08-19T23:43:00Z">
              <w:rPr>
                <w:rFonts w:hint="eastAsia"/>
              </w:rPr>
            </w:rPrChange>
          </w:rPr>
          <w:t>变量</w:t>
        </w:r>
      </w:ins>
      <w:ins w:id="209" w:author="XU Long" w:date="2018-08-14T02:04:00Z">
        <w:r w:rsidRPr="00C36CB9">
          <w:rPr>
            <w:rFonts w:ascii="Arial" w:hAnsi="Arial" w:cs="Arial" w:hint="eastAsia"/>
            <w:sz w:val="21"/>
            <w:szCs w:val="21"/>
            <w:rPrChange w:id="210" w:author="XU Long" w:date="2018-08-19T23:43:00Z">
              <w:rPr>
                <w:rFonts w:hint="eastAsia"/>
              </w:rPr>
            </w:rPrChange>
          </w:rPr>
          <w:t>可以</w:t>
        </w:r>
      </w:ins>
      <w:ins w:id="211" w:author="XU Long" w:date="2018-08-14T02:02:00Z">
        <w:r w:rsidRPr="00C36CB9">
          <w:rPr>
            <w:rFonts w:ascii="Arial" w:hAnsi="Arial" w:cs="Arial" w:hint="eastAsia"/>
            <w:sz w:val="21"/>
            <w:szCs w:val="21"/>
            <w:rPrChange w:id="212" w:author="XU Long" w:date="2018-08-19T23:43:00Z">
              <w:rPr>
                <w:rFonts w:hint="eastAsia"/>
              </w:rPr>
            </w:rPrChange>
          </w:rPr>
          <w:t>控制是否弹出文件路径消息框；</w:t>
        </w:r>
      </w:ins>
      <w:moveFromRangeStart w:id="213" w:author="XU Long" w:date="2018-08-14T02:04:00Z" w:name="move521975572"/>
      <w:moveFrom w:id="214" w:author="XU Long" w:date="2018-08-14T02:04:00Z">
        <w:r w:rsidR="00826919" w:rsidRPr="00C36CB9" w:rsidDel="006D3BA2">
          <w:rPr>
            <w:rFonts w:ascii="Arial" w:hAnsi="Arial" w:cs="Arial" w:hint="eastAsia"/>
            <w:sz w:val="21"/>
            <w:szCs w:val="21"/>
            <w:rPrChange w:id="215" w:author="XU Long" w:date="2018-08-19T23:43:00Z">
              <w:rPr>
                <w:rFonts w:hint="eastAsia"/>
              </w:rPr>
            </w:rPrChange>
          </w:rPr>
          <w:t>：</w:t>
        </w:r>
        <w:r w:rsidR="002C373D" w:rsidRPr="00C36CB9" w:rsidDel="006D3BA2">
          <w:rPr>
            <w:rFonts w:ascii="Arial" w:hAnsi="Arial" w:cs="Arial"/>
            <w:sz w:val="21"/>
            <w:szCs w:val="21"/>
            <w:rPrChange w:id="216" w:author="XU Long" w:date="2018-08-19T23:43:00Z">
              <w:rPr/>
            </w:rPrChange>
          </w:rPr>
          <w:t xml:space="preserve"> </w:t>
        </w:r>
      </w:moveFrom>
      <w:moveFromRangeEnd w:id="213"/>
    </w:p>
    <w:p w:rsidR="002C373D" w:rsidRDefault="002C373D" w:rsidP="00C36CB9">
      <w:pPr>
        <w:pStyle w:val="a8"/>
        <w:numPr>
          <w:ilvl w:val="0"/>
          <w:numId w:val="22"/>
        </w:numPr>
        <w:pPrChange w:id="217" w:author="XU Long" w:date="2018-08-19T23:43:00Z">
          <w:pPr>
            <w:jc w:val="center"/>
          </w:pPr>
        </w:pPrChange>
      </w:pPr>
    </w:p>
    <w:p w:rsidR="009D3496" w:rsidRPr="005119F1" w:rsidRDefault="009D3496" w:rsidP="00E37C36">
      <w:pPr>
        <w:jc w:val="center"/>
      </w:pPr>
      <w:r>
        <w:rPr>
          <w:noProof/>
        </w:rPr>
        <w:drawing>
          <wp:inline distT="0" distB="0" distL="0" distR="0" wp14:anchorId="093183F2" wp14:editId="4B9F81CD">
            <wp:extent cx="3247589" cy="15132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2641" cy="151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0C6" w:rsidRPr="005119F1" w:rsidRDefault="00826919" w:rsidP="005119F1">
      <w:pPr>
        <w:pStyle w:val="a8"/>
      </w:pPr>
      <w:r w:rsidRPr="005119F1">
        <w:rPr>
          <w:rFonts w:hint="eastAsia"/>
        </w:rPr>
        <w:t>s</w:t>
      </w:r>
      <w:r w:rsidR="004C49B9" w:rsidRPr="005119F1">
        <w:rPr>
          <w:rFonts w:hint="eastAsia"/>
        </w:rPr>
        <w:t>at</w:t>
      </w:r>
      <w:r w:rsidR="004C49B9" w:rsidRPr="005119F1">
        <w:rPr>
          <w:rFonts w:hint="eastAsia"/>
        </w:rPr>
        <w:t>文件：</w:t>
      </w:r>
      <w:r w:rsidR="004C49B9" w:rsidRPr="005119F1">
        <w:t>Mold EX-Press</w:t>
      </w:r>
      <w:r w:rsidR="004C49B9" w:rsidRPr="005119F1">
        <w:rPr>
          <w:rFonts w:hint="eastAsia"/>
        </w:rPr>
        <w:t>生成的</w:t>
      </w:r>
      <w:r w:rsidR="001640C6" w:rsidRPr="005119F1">
        <w:rPr>
          <w:rFonts w:hint="eastAsia"/>
        </w:rPr>
        <w:t>模型文件；</w:t>
      </w:r>
    </w:p>
    <w:p w:rsidR="00EA3309" w:rsidDel="006E7E38" w:rsidRDefault="00826919">
      <w:pPr>
        <w:pStyle w:val="a8"/>
        <w:jc w:val="center"/>
        <w:rPr>
          <w:del w:id="218" w:author="XU Long" w:date="2018-08-14T12:50:00Z"/>
        </w:rPr>
        <w:pPrChange w:id="219" w:author="XU Long" w:date="2018-08-14T12:50:00Z">
          <w:pPr>
            <w:jc w:val="center"/>
          </w:pPr>
        </w:pPrChange>
      </w:pPr>
      <w:r w:rsidRPr="005119F1">
        <w:rPr>
          <w:rFonts w:hint="eastAsia"/>
        </w:rPr>
        <w:t>txt</w:t>
      </w:r>
      <w:r w:rsidRPr="005119F1">
        <w:rPr>
          <w:rFonts w:hint="eastAsia"/>
        </w:rPr>
        <w:t>文件：</w:t>
      </w:r>
      <w:r w:rsidR="001F5F74" w:rsidRPr="002E768F">
        <w:rPr>
          <w:rFonts w:ascii="Arial" w:hAnsi="Arial" w:cs="Arial"/>
          <w:sz w:val="21"/>
          <w:szCs w:val="21"/>
        </w:rPr>
        <w:t>Sample for Mold</w:t>
      </w:r>
      <w:r w:rsidRPr="005119F1">
        <w:rPr>
          <w:rFonts w:hint="eastAsia"/>
        </w:rPr>
        <w:t>通过</w:t>
      </w:r>
      <w:r w:rsidR="002D6D6A" w:rsidRPr="00133770">
        <w:rPr>
          <w:rFonts w:ascii="Arial" w:hAnsi="Arial" w:cs="Arial"/>
          <w:sz w:val="21"/>
          <w:szCs w:val="21"/>
        </w:rPr>
        <w:t>Mold EX-Press</w:t>
      </w:r>
      <w:r w:rsidR="002D6D6A">
        <w:rPr>
          <w:rFonts w:ascii="Arial" w:hAnsi="Arial" w:cs="Arial" w:hint="eastAsia"/>
          <w:sz w:val="21"/>
          <w:szCs w:val="21"/>
        </w:rPr>
        <w:t xml:space="preserve"> for Mold</w:t>
      </w:r>
      <w:r w:rsidRPr="005119F1">
        <w:rPr>
          <w:rFonts w:hint="eastAsia"/>
        </w:rPr>
        <w:t>开发接口提取模型中的属性信息，然后保存到对应的</w:t>
      </w:r>
      <w:r w:rsidRPr="005119F1">
        <w:rPr>
          <w:rFonts w:hint="eastAsia"/>
        </w:rPr>
        <w:t>txt</w:t>
      </w:r>
      <w:r w:rsidRPr="005119F1">
        <w:rPr>
          <w:rFonts w:hint="eastAsia"/>
        </w:rPr>
        <w:t>文件中。</w:t>
      </w:r>
      <w:r w:rsidR="00B969C9" w:rsidRPr="005119F1">
        <w:rPr>
          <w:rFonts w:hint="eastAsia"/>
        </w:rPr>
        <w:t>txt</w:t>
      </w:r>
      <w:r w:rsidR="00B969C9" w:rsidRPr="005119F1">
        <w:rPr>
          <w:rFonts w:hint="eastAsia"/>
        </w:rPr>
        <w:t>文件的结构如下：</w:t>
      </w:r>
    </w:p>
    <w:p w:rsidR="006E7E38" w:rsidRPr="005119F1" w:rsidRDefault="006E7E38" w:rsidP="002D6D6A">
      <w:pPr>
        <w:pStyle w:val="a8"/>
        <w:rPr>
          <w:ins w:id="220" w:author="XU Long" w:date="2018-08-14T12:51:00Z"/>
        </w:rPr>
      </w:pPr>
    </w:p>
    <w:p w:rsidR="00B969C9" w:rsidRDefault="00EA3309">
      <w:pPr>
        <w:pStyle w:val="a8"/>
        <w:jc w:val="center"/>
        <w:pPrChange w:id="221" w:author="XU Long" w:date="2018-08-14T12:51:00Z">
          <w:pPr>
            <w:jc w:val="center"/>
          </w:pPr>
        </w:pPrChange>
      </w:pPr>
      <w:del w:id="222" w:author="XU Long" w:date="2018-08-14T02:44:00Z">
        <w:r w:rsidDel="00036D76">
          <w:rPr>
            <w:rFonts w:hint="eastAsia"/>
            <w:noProof/>
          </w:rPr>
          <w:drawing>
            <wp:inline distT="0" distB="0" distL="0" distR="0" wp14:anchorId="414379BA" wp14:editId="54A1AFC2">
              <wp:extent cx="3102662" cy="1657015"/>
              <wp:effectExtent l="0" t="0" r="2540" b="635"/>
              <wp:docPr id="14" name="图片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2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102657" cy="16570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223" w:author="XU Long" w:date="2018-08-14T02:44:00Z">
        <w:r w:rsidR="00036D76">
          <w:rPr>
            <w:noProof/>
          </w:rPr>
          <w:drawing>
            <wp:inline distT="0" distB="0" distL="0" distR="0" wp14:anchorId="59E0817D" wp14:editId="14D4745A">
              <wp:extent cx="5299626" cy="2005148"/>
              <wp:effectExtent l="0" t="0" r="0" b="0"/>
              <wp:docPr id="61" name="图片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99827" cy="20052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00F75" w:rsidRDefault="00EA3309">
      <w:pPr>
        <w:pStyle w:val="a8"/>
      </w:pPr>
      <w:r w:rsidRPr="005119F1">
        <w:rPr>
          <w:rFonts w:hint="eastAsia"/>
        </w:rPr>
        <w:t>[Name]</w:t>
      </w:r>
      <w:r w:rsidRPr="005119F1">
        <w:rPr>
          <w:rFonts w:hint="eastAsia"/>
        </w:rPr>
        <w:t>后面是属性名，</w:t>
      </w:r>
      <w:r w:rsidRPr="005119F1">
        <w:rPr>
          <w:rFonts w:hint="eastAsia"/>
        </w:rPr>
        <w:t xml:space="preserve"> [Value]</w:t>
      </w:r>
      <w:r w:rsidRPr="005119F1">
        <w:rPr>
          <w:rFonts w:hint="eastAsia"/>
        </w:rPr>
        <w:t>后面是属性值；属性名和属性值是一一对应的。</w:t>
      </w:r>
    </w:p>
    <w:p w:rsidR="00700F75" w:rsidRDefault="00036D76">
      <w:pPr>
        <w:pStyle w:val="a8"/>
        <w:rPr>
          <w:ins w:id="224" w:author="XU Long" w:date="2018-08-14T02:32:00Z"/>
        </w:rPr>
      </w:pPr>
      <w:ins w:id="225" w:author="XU Long" w:date="2018-08-14T02:38:00Z">
        <w:r>
          <w:rPr>
            <w:rFonts w:hint="eastAsia"/>
          </w:rPr>
          <w:t>几种</w:t>
        </w:r>
      </w:ins>
      <w:del w:id="226" w:author="XU Long" w:date="2018-08-14T02:38:00Z">
        <w:r w:rsidR="00700F75" w:rsidDel="00036D76">
          <w:rPr>
            <w:rFonts w:hint="eastAsia"/>
          </w:rPr>
          <w:delText>几个</w:delText>
        </w:r>
      </w:del>
      <w:r w:rsidR="00700F75">
        <w:rPr>
          <w:rFonts w:hint="eastAsia"/>
        </w:rPr>
        <w:t>重要的模型属性：</w:t>
      </w:r>
    </w:p>
    <w:p w:rsidR="00392403" w:rsidRPr="005119F1" w:rsidRDefault="00392403">
      <w:pPr>
        <w:pStyle w:val="a8"/>
      </w:pPr>
      <w:ins w:id="227" w:author="XU Long" w:date="2018-08-14T02:32:00Z">
        <w:r>
          <w:rPr>
            <w:rFonts w:hint="eastAsia"/>
          </w:rPr>
          <w:t>“</w:t>
        </w:r>
        <w:r>
          <w:rPr>
            <w:rFonts w:hint="eastAsia"/>
          </w:rPr>
          <w:t>P_ID</w:t>
        </w:r>
        <w:r>
          <w:rPr>
            <w:rFonts w:hint="eastAsia"/>
          </w:rPr>
          <w:t>”</w:t>
        </w:r>
      </w:ins>
      <w:ins w:id="228" w:author="XU Long" w:date="2018-08-14T12:48:00Z">
        <w:r w:rsidR="006E7E38">
          <w:rPr>
            <w:rFonts w:hint="eastAsia"/>
          </w:rPr>
          <w:t>是</w:t>
        </w:r>
      </w:ins>
      <w:ins w:id="229" w:author="XU Long" w:date="2018-08-14T02:32:00Z">
        <w:r>
          <w:rPr>
            <w:rFonts w:hint="eastAsia"/>
          </w:rPr>
          <w:t>模型</w:t>
        </w:r>
        <w:r>
          <w:rPr>
            <w:rFonts w:hint="eastAsia"/>
          </w:rPr>
          <w:t>ID</w:t>
        </w:r>
        <w:r>
          <w:rPr>
            <w:rFonts w:hint="eastAsia"/>
          </w:rPr>
          <w:t>，用于检索</w:t>
        </w:r>
        <w:r w:rsidRPr="00392403">
          <w:t>Custom_info_GML.csv</w:t>
        </w:r>
        <w:r>
          <w:t>文件中的用户</w:t>
        </w:r>
        <w:r>
          <w:rPr>
            <w:rFonts w:hint="eastAsia"/>
          </w:rPr>
          <w:t>自定义模型属性；</w:t>
        </w:r>
      </w:ins>
    </w:p>
    <w:p w:rsidR="00EA3309" w:rsidRPr="005119F1" w:rsidRDefault="00EA3309">
      <w:pPr>
        <w:pStyle w:val="a8"/>
      </w:pPr>
      <w:r w:rsidRPr="005119F1">
        <w:rPr>
          <w:rFonts w:hint="eastAsia"/>
        </w:rPr>
        <w:t>“</w:t>
      </w:r>
      <w:r w:rsidRPr="005119F1">
        <w:rPr>
          <w:rFonts w:hint="eastAsia"/>
        </w:rPr>
        <w:t>FX</w:t>
      </w:r>
      <w:r w:rsidRPr="005119F1">
        <w:rPr>
          <w:rFonts w:hint="eastAsia"/>
        </w:rPr>
        <w:t>”</w:t>
      </w:r>
      <w:ins w:id="230" w:author="XU Long" w:date="2018-08-14T12:48:00Z">
        <w:r w:rsidR="006E7E38">
          <w:rPr>
            <w:rFonts w:hint="eastAsia"/>
          </w:rPr>
          <w:t>是</w:t>
        </w:r>
      </w:ins>
      <w:del w:id="231" w:author="XU Long" w:date="2018-08-14T12:48:00Z">
        <w:r w:rsidRPr="005119F1" w:rsidDel="006E7E38">
          <w:rPr>
            <w:rFonts w:hint="eastAsia"/>
          </w:rPr>
          <w:delText>表示</w:delText>
        </w:r>
      </w:del>
      <w:r w:rsidRPr="005119F1">
        <w:rPr>
          <w:rFonts w:hint="eastAsia"/>
        </w:rPr>
        <w:t>模型对应</w:t>
      </w:r>
      <w:proofErr w:type="gramStart"/>
      <w:r w:rsidRPr="005119F1">
        <w:rPr>
          <w:rFonts w:hint="eastAsia"/>
        </w:rPr>
        <w:t>的反选字符串</w:t>
      </w:r>
      <w:proofErr w:type="gramEnd"/>
      <w:ins w:id="232" w:author="XU Long" w:date="2018-08-14T02:31:00Z">
        <w:r w:rsidR="00392403">
          <w:rPr>
            <w:rFonts w:hint="eastAsia"/>
          </w:rPr>
          <w:t>；</w:t>
        </w:r>
      </w:ins>
      <w:del w:id="233" w:author="XU Long" w:date="2018-08-14T02:31:00Z">
        <w:r w:rsidRPr="005119F1" w:rsidDel="00392403">
          <w:rPr>
            <w:rFonts w:hint="eastAsia"/>
          </w:rPr>
          <w:delText>。</w:delText>
        </w:r>
      </w:del>
    </w:p>
    <w:p w:rsidR="00392403" w:rsidDel="00C36CB9" w:rsidRDefault="00EA3309" w:rsidP="00C36CB9">
      <w:pPr>
        <w:pStyle w:val="a8"/>
        <w:rPr>
          <w:del w:id="234" w:author="XU Long" w:date="2018-08-14T02:28:00Z"/>
          <w:rFonts w:hint="eastAsia"/>
        </w:rPr>
        <w:pPrChange w:id="235" w:author="XU Long" w:date="2018-08-19T23:43:00Z">
          <w:pPr>
            <w:pStyle w:val="a8"/>
            <w:numPr>
              <w:numId w:val="6"/>
            </w:numPr>
            <w:ind w:left="1080" w:hanging="360"/>
          </w:pPr>
        </w:pPrChange>
      </w:pPr>
      <w:r w:rsidRPr="005119F1">
        <w:rPr>
          <w:rFonts w:hint="eastAsia"/>
        </w:rPr>
        <w:t>“</w:t>
      </w:r>
      <w:r w:rsidRPr="005119F1">
        <w:rPr>
          <w:rFonts w:hint="eastAsia"/>
        </w:rPr>
        <w:t>BOM</w:t>
      </w:r>
      <w:r w:rsidRPr="005119F1">
        <w:rPr>
          <w:rFonts w:hint="eastAsia"/>
        </w:rPr>
        <w:t>”</w:t>
      </w:r>
      <w:ins w:id="236" w:author="XU Long" w:date="2018-08-14T12:48:00Z">
        <w:r w:rsidR="006E7E38">
          <w:rPr>
            <w:rFonts w:hint="eastAsia"/>
          </w:rPr>
          <w:t>是</w:t>
        </w:r>
      </w:ins>
      <w:del w:id="237" w:author="XU Long" w:date="2018-08-14T12:48:00Z">
        <w:r w:rsidRPr="005119F1" w:rsidDel="006E7E38">
          <w:rPr>
            <w:rFonts w:hint="eastAsia"/>
          </w:rPr>
          <w:delText>表示</w:delText>
        </w:r>
      </w:del>
      <w:r w:rsidRPr="005119F1">
        <w:rPr>
          <w:rFonts w:hint="eastAsia"/>
        </w:rPr>
        <w:t>模型对应的</w:t>
      </w:r>
      <w:proofErr w:type="gramStart"/>
      <w:r w:rsidRPr="005119F1">
        <w:rPr>
          <w:rFonts w:hint="eastAsia"/>
        </w:rPr>
        <w:t>部品表字符串</w:t>
      </w:r>
      <w:proofErr w:type="gramEnd"/>
      <w:r w:rsidRPr="005119F1">
        <w:rPr>
          <w:rFonts w:hint="eastAsia"/>
        </w:rPr>
        <w:t>（</w:t>
      </w:r>
      <w:r w:rsidR="00C3033B" w:rsidRPr="005119F1">
        <w:rPr>
          <w:rFonts w:hint="eastAsia"/>
        </w:rPr>
        <w:t>缺省</w:t>
      </w:r>
      <w:r w:rsidRPr="005119F1">
        <w:rPr>
          <w:rFonts w:hint="eastAsia"/>
        </w:rPr>
        <w:t>零件数为</w:t>
      </w:r>
      <w:r w:rsidRPr="005119F1">
        <w:rPr>
          <w:rFonts w:hint="eastAsia"/>
        </w:rPr>
        <w:t>1</w:t>
      </w:r>
      <w:r w:rsidRPr="005119F1">
        <w:rPr>
          <w:rFonts w:hint="eastAsia"/>
        </w:rPr>
        <w:t>）</w:t>
      </w:r>
      <w:ins w:id="238" w:author="XU Long" w:date="2018-08-14T02:31:00Z">
        <w:r w:rsidR="00392403">
          <w:rPr>
            <w:rFonts w:hint="eastAsia"/>
          </w:rPr>
          <w:t>；</w:t>
        </w:r>
      </w:ins>
    </w:p>
    <w:p w:rsidR="00C36CB9" w:rsidRPr="00C36CB9" w:rsidRDefault="00C36CB9" w:rsidP="00C36CB9">
      <w:pPr>
        <w:pStyle w:val="a8"/>
        <w:rPr>
          <w:ins w:id="239" w:author="XU Long" w:date="2018-08-19T23:43:00Z"/>
          <w:rPrChange w:id="240" w:author="XU Long" w:date="2018-08-19T23:43:00Z">
            <w:rPr>
              <w:ins w:id="241" w:author="XU Long" w:date="2018-08-19T23:43:00Z"/>
            </w:rPr>
          </w:rPrChange>
        </w:rPr>
        <w:pPrChange w:id="242" w:author="XU Long" w:date="2018-08-19T23:43:00Z">
          <w:pPr>
            <w:pStyle w:val="a8"/>
          </w:pPr>
        </w:pPrChange>
      </w:pPr>
    </w:p>
    <w:p w:rsidR="005D22C7" w:rsidRDefault="00392403" w:rsidP="00C36CB9">
      <w:pPr>
        <w:pStyle w:val="a8"/>
        <w:numPr>
          <w:ilvl w:val="0"/>
          <w:numId w:val="22"/>
        </w:numPr>
        <w:rPr>
          <w:ins w:id="243" w:author="XU Long" w:date="2018-08-14T03:01:00Z"/>
        </w:rPr>
        <w:pPrChange w:id="244" w:author="XU Long" w:date="2018-08-19T23:43:00Z">
          <w:pPr>
            <w:pStyle w:val="a8"/>
            <w:numPr>
              <w:numId w:val="6"/>
            </w:numPr>
            <w:ind w:left="1080" w:hanging="360"/>
          </w:pPr>
        </w:pPrChange>
      </w:pPr>
      <w:ins w:id="245" w:author="XU Long" w:date="2018-08-14T02:31:00Z">
        <w:r w:rsidRPr="00EC52B9">
          <w:rPr>
            <w:rFonts w:hint="eastAsia"/>
            <w:rPrChange w:id="246" w:author="XU Long" w:date="2018-08-19T23:42:00Z">
              <w:rPr>
                <w:rFonts w:hint="eastAsia"/>
              </w:rPr>
            </w:rPrChange>
          </w:rPr>
          <w:t>用户</w:t>
        </w:r>
      </w:ins>
      <w:del w:id="247" w:author="XU Long" w:date="2018-08-14T02:31:00Z">
        <w:r w:rsidR="00700F75" w:rsidRPr="00EC52B9" w:rsidDel="00392403">
          <w:rPr>
            <w:rFonts w:hint="eastAsia"/>
            <w:rPrChange w:id="248" w:author="XU Long" w:date="2018-08-19T23:42:00Z">
              <w:rPr>
                <w:rFonts w:hint="eastAsia"/>
              </w:rPr>
            </w:rPrChange>
          </w:rPr>
          <w:delText>“</w:delText>
        </w:r>
        <w:r w:rsidR="00700F75" w:rsidRPr="00EC52B9" w:rsidDel="00392403">
          <w:rPr>
            <w:rFonts w:hint="eastAsia"/>
            <w:rPrChange w:id="249" w:author="XU Long" w:date="2018-08-19T23:42:00Z">
              <w:rPr>
                <w:rFonts w:hint="eastAsia"/>
              </w:rPr>
            </w:rPrChange>
          </w:rPr>
          <w:delText>P_ID</w:delText>
        </w:r>
        <w:r w:rsidR="00700F75" w:rsidRPr="00EC52B9" w:rsidDel="00392403">
          <w:rPr>
            <w:rFonts w:hint="eastAsia"/>
            <w:rPrChange w:id="250" w:author="XU Long" w:date="2018-08-19T23:42:00Z">
              <w:rPr>
                <w:rFonts w:hint="eastAsia"/>
              </w:rPr>
            </w:rPrChange>
          </w:rPr>
          <w:delText>”</w:delText>
        </w:r>
        <w:r w:rsidR="00FC54A8" w:rsidRPr="00EC52B9" w:rsidDel="00392403">
          <w:rPr>
            <w:rFonts w:hint="eastAsia"/>
            <w:rPrChange w:id="251" w:author="XU Long" w:date="2018-08-19T23:42:00Z">
              <w:rPr>
                <w:rFonts w:hint="eastAsia"/>
              </w:rPr>
            </w:rPrChange>
          </w:rPr>
          <w:delText>模型</w:delText>
        </w:r>
        <w:r w:rsidR="00574746" w:rsidRPr="00EC52B9" w:rsidDel="00392403">
          <w:rPr>
            <w:rFonts w:hint="eastAsia"/>
            <w:rPrChange w:id="252" w:author="XU Long" w:date="2018-08-19T23:42:00Z">
              <w:rPr>
                <w:rFonts w:hint="eastAsia"/>
              </w:rPr>
            </w:rPrChange>
          </w:rPr>
          <w:delText>ID</w:delText>
        </w:r>
        <w:r w:rsidR="00FC54A8" w:rsidRPr="00EC52B9" w:rsidDel="00392403">
          <w:rPr>
            <w:rFonts w:hint="eastAsia"/>
            <w:rPrChange w:id="253" w:author="XU Long" w:date="2018-08-19T23:42:00Z">
              <w:rPr>
                <w:rFonts w:hint="eastAsia"/>
              </w:rPr>
            </w:rPrChange>
          </w:rPr>
          <w:delText>（可用于对</w:delText>
        </w:r>
        <w:r w:rsidR="00574746" w:rsidRPr="00EC52B9" w:rsidDel="00392403">
          <w:rPr>
            <w:rFonts w:hint="eastAsia"/>
            <w:rPrChange w:id="254" w:author="XU Long" w:date="2018-08-19T23:42:00Z">
              <w:rPr>
                <w:rFonts w:hint="eastAsia"/>
              </w:rPr>
            </w:rPrChange>
          </w:rPr>
          <w:delText>模型添加自定义属性</w:delText>
        </w:r>
        <w:r w:rsidR="00FC54A8" w:rsidRPr="00EC52B9" w:rsidDel="00392403">
          <w:rPr>
            <w:rFonts w:hint="eastAsia"/>
            <w:rPrChange w:id="255" w:author="XU Long" w:date="2018-08-19T23:42:00Z">
              <w:rPr>
                <w:rFonts w:hint="eastAsia"/>
              </w:rPr>
            </w:rPrChange>
          </w:rPr>
          <w:delText>，参考</w:delText>
        </w:r>
        <w:r w:rsidR="00FC54A8" w:rsidRPr="00EC52B9" w:rsidDel="00392403">
          <w:rPr>
            <w:rFonts w:hint="eastAsia"/>
            <w:rPrChange w:id="256" w:author="XU Long" w:date="2018-08-19T23:42:00Z">
              <w:rPr>
                <w:rFonts w:hint="eastAsia"/>
              </w:rPr>
            </w:rPrChange>
          </w:rPr>
          <w:delText>8</w:delText>
        </w:r>
        <w:r w:rsidR="00184450" w:rsidRPr="00EC52B9" w:rsidDel="00392403">
          <w:rPr>
            <w:rFonts w:hint="eastAsia"/>
            <w:rPrChange w:id="257" w:author="XU Long" w:date="2018-08-19T23:42:00Z">
              <w:rPr>
                <w:rFonts w:hint="eastAsia"/>
              </w:rPr>
            </w:rPrChange>
          </w:rPr>
          <w:delText>）</w:delText>
        </w:r>
        <w:r w:rsidR="00184450" w:rsidDel="00392403">
          <w:rPr>
            <w:rFonts w:hint="eastAsia"/>
          </w:rPr>
          <w:delText>属性文件中的</w:delText>
        </w:r>
      </w:del>
      <w:r w:rsidR="00184450">
        <w:rPr>
          <w:rFonts w:hint="eastAsia"/>
        </w:rPr>
        <w:t>自定义</w:t>
      </w:r>
      <w:ins w:id="258" w:author="XU Long" w:date="2018-08-14T02:31:00Z">
        <w:r>
          <w:rPr>
            <w:rFonts w:hint="eastAsia"/>
          </w:rPr>
          <w:t>模型</w:t>
        </w:r>
      </w:ins>
      <w:r w:rsidR="00184450">
        <w:rPr>
          <w:rFonts w:hint="eastAsia"/>
        </w:rPr>
        <w:t>属性</w:t>
      </w:r>
    </w:p>
    <w:p w:rsidR="005D22C7" w:rsidRPr="005D22C7" w:rsidRDefault="005D22C7">
      <w:pPr>
        <w:pStyle w:val="a8"/>
        <w:pPrChange w:id="259" w:author="XU Long" w:date="2018-08-14T03:01:00Z">
          <w:pPr>
            <w:pStyle w:val="a8"/>
            <w:numPr>
              <w:numId w:val="6"/>
            </w:numPr>
            <w:ind w:left="1080" w:hanging="360"/>
          </w:pPr>
        </w:pPrChange>
      </w:pPr>
      <w:ins w:id="260" w:author="XU Long" w:date="2018-08-14T03:01:00Z">
        <w:r w:rsidRPr="005119F1">
          <w:rPr>
            <w:rFonts w:hint="eastAsia"/>
          </w:rPr>
          <w:t>“</w:t>
        </w:r>
        <w:r w:rsidRPr="005119F1">
          <w:rPr>
            <w:rFonts w:hint="eastAsia"/>
          </w:rPr>
          <w:t>BOM</w:t>
        </w:r>
        <w:r w:rsidRPr="005119F1">
          <w:rPr>
            <w:rFonts w:hint="eastAsia"/>
          </w:rPr>
          <w:t>”</w:t>
        </w:r>
        <w:r>
          <w:rPr>
            <w:rFonts w:hint="eastAsia"/>
          </w:rPr>
          <w:t>之后的信息为用户在</w:t>
        </w:r>
        <w:r w:rsidRPr="00392403">
          <w:t>Custom_info_GML.csv</w:t>
        </w:r>
        <w:r>
          <w:t>文件</w:t>
        </w:r>
      </w:ins>
      <w:ins w:id="261" w:author="XU Long" w:date="2018-08-14T12:50:00Z">
        <w:r w:rsidR="006E7E38">
          <w:t>中</w:t>
        </w:r>
      </w:ins>
      <w:ins w:id="262" w:author="XU Long" w:date="2018-08-14T03:01:00Z">
        <w:r>
          <w:rPr>
            <w:rFonts w:hint="eastAsia"/>
          </w:rPr>
          <w:t>自定义的模型属性；</w:t>
        </w:r>
      </w:ins>
    </w:p>
    <w:p w:rsidR="00184450" w:rsidRDefault="00036D76" w:rsidP="00A719A9">
      <w:pPr>
        <w:pStyle w:val="a8"/>
        <w:rPr>
          <w:ins w:id="263" w:author="XU Long" w:date="2018-08-14T02:50:00Z"/>
        </w:rPr>
      </w:pPr>
      <w:ins w:id="264" w:author="XU Long" w:date="2018-08-14T02:46:00Z">
        <w:r>
          <w:t>用户</w:t>
        </w:r>
      </w:ins>
      <w:ins w:id="265" w:author="XU Long" w:date="2018-08-14T03:01:00Z">
        <w:r w:rsidR="005D22C7">
          <w:t>可以</w:t>
        </w:r>
      </w:ins>
      <w:ins w:id="266" w:author="XU Long" w:date="2018-08-14T02:46:00Z">
        <w:r>
          <w:t>在</w:t>
        </w:r>
        <w:r w:rsidRPr="00392403">
          <w:t>Custom_info_GML.csv</w:t>
        </w:r>
        <w:r w:rsidR="00125E61">
          <w:t>文件中添加模型自定义属性</w:t>
        </w:r>
      </w:ins>
      <w:ins w:id="267" w:author="XU Long" w:date="2018-08-14T02:50:00Z">
        <w:r>
          <w:t>；</w:t>
        </w:r>
      </w:ins>
    </w:p>
    <w:p w:rsidR="00036D76" w:rsidRDefault="00125E61">
      <w:pPr>
        <w:pStyle w:val="a8"/>
        <w:jc w:val="center"/>
        <w:rPr>
          <w:ins w:id="268" w:author="XU Long" w:date="2018-08-14T02:52:00Z"/>
        </w:rPr>
        <w:pPrChange w:id="269" w:author="XU Long" w:date="2018-08-14T12:51:00Z">
          <w:pPr>
            <w:pStyle w:val="a8"/>
          </w:pPr>
        </w:pPrChange>
      </w:pPr>
      <w:ins w:id="270" w:author="XU Long" w:date="2018-08-14T02:52:00Z">
        <w:r>
          <w:rPr>
            <w:noProof/>
          </w:rPr>
          <w:drawing>
            <wp:inline distT="0" distB="0" distL="0" distR="0" wp14:anchorId="5E2F4FE2" wp14:editId="58186E29">
              <wp:extent cx="5244737" cy="555432"/>
              <wp:effectExtent l="0" t="0" r="0" b="0"/>
              <wp:docPr id="63" name="图片 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44737" cy="55543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D22C7" w:rsidRDefault="00125E61" w:rsidP="00A719A9">
      <w:pPr>
        <w:pStyle w:val="a8"/>
        <w:rPr>
          <w:ins w:id="271" w:author="XU Long" w:date="2018-08-14T03:02:00Z"/>
        </w:rPr>
      </w:pPr>
      <w:ins w:id="272" w:author="XU Long" w:date="2018-08-14T02:52:00Z">
        <w:r w:rsidRPr="005D22C7">
          <w:rPr>
            <w:rPrChange w:id="273" w:author="XU Long" w:date="2018-08-14T03:01:00Z">
              <w:rPr>
                <w:rFonts w:ascii="Arial" w:hAnsi="Arial" w:cs="Arial"/>
                <w:sz w:val="21"/>
                <w:szCs w:val="21"/>
              </w:rPr>
            </w:rPrChange>
          </w:rPr>
          <w:t>Sample for Mold</w:t>
        </w:r>
        <w:r w:rsidRPr="005D22C7">
          <w:rPr>
            <w:rFonts w:hint="eastAsia"/>
            <w:rPrChange w:id="274" w:author="XU Long" w:date="2018-08-14T03:01:00Z">
              <w:rPr>
                <w:rFonts w:ascii="Arial" w:hAnsi="Arial" w:cs="Arial" w:hint="eastAsia"/>
                <w:sz w:val="21"/>
                <w:szCs w:val="21"/>
              </w:rPr>
            </w:rPrChange>
          </w:rPr>
          <w:t>初始化的时候会读取</w:t>
        </w:r>
      </w:ins>
      <w:ins w:id="275" w:author="XU Long" w:date="2018-08-14T02:53:00Z">
        <w:r w:rsidRPr="00392403">
          <w:t>Custom_info_GML.csv</w:t>
        </w:r>
      </w:ins>
      <w:ins w:id="276" w:author="XU Long" w:date="2018-08-14T12:52:00Z">
        <w:r w:rsidR="006E7E38">
          <w:rPr>
            <w:rFonts w:hint="eastAsia"/>
          </w:rPr>
          <w:t>文件中</w:t>
        </w:r>
      </w:ins>
      <w:ins w:id="277" w:author="XU Long" w:date="2018-08-14T02:53:00Z">
        <w:r>
          <w:rPr>
            <w:rFonts w:hint="eastAsia"/>
          </w:rPr>
          <w:t>的</w:t>
        </w:r>
      </w:ins>
      <w:ins w:id="278" w:author="XU Long" w:date="2018-08-14T02:58:00Z">
        <w:r>
          <w:rPr>
            <w:rFonts w:hint="eastAsia"/>
          </w:rPr>
          <w:t>模型自定义属性</w:t>
        </w:r>
      </w:ins>
      <w:ins w:id="279" w:author="XU Long" w:date="2018-08-14T03:02:00Z">
        <w:r w:rsidR="005D22C7">
          <w:rPr>
            <w:rFonts w:hint="eastAsia"/>
          </w:rPr>
          <w:t>；</w:t>
        </w:r>
      </w:ins>
    </w:p>
    <w:p w:rsidR="00125E61" w:rsidRDefault="00125E61" w:rsidP="00A719A9">
      <w:pPr>
        <w:pStyle w:val="a8"/>
        <w:rPr>
          <w:ins w:id="280" w:author="XU Long" w:date="2018-08-14T03:04:00Z"/>
        </w:rPr>
      </w:pPr>
      <w:ins w:id="281" w:author="XU Long" w:date="2018-08-14T02:54:00Z">
        <w:r>
          <w:rPr>
            <w:rFonts w:hint="eastAsia"/>
          </w:rPr>
          <w:t>用户</w:t>
        </w:r>
      </w:ins>
      <w:ins w:id="282" w:author="XU Long" w:date="2018-08-14T02:55:00Z">
        <w:r>
          <w:rPr>
            <w:rFonts w:hint="eastAsia"/>
          </w:rPr>
          <w:t>导入某个模型后，</w:t>
        </w:r>
        <w:r w:rsidRPr="005D22C7">
          <w:rPr>
            <w:rPrChange w:id="283" w:author="XU Long" w:date="2018-08-14T03:01:00Z">
              <w:rPr>
                <w:rFonts w:ascii="Arial" w:hAnsi="Arial" w:cs="Arial"/>
                <w:sz w:val="21"/>
                <w:szCs w:val="21"/>
              </w:rPr>
            </w:rPrChange>
          </w:rPr>
          <w:t>Sample for Mold</w:t>
        </w:r>
        <w:r w:rsidRPr="005D22C7">
          <w:rPr>
            <w:rFonts w:hint="eastAsia"/>
            <w:rPrChange w:id="284" w:author="XU Long" w:date="2018-08-14T03:01:00Z">
              <w:rPr>
                <w:rFonts w:ascii="Arial" w:hAnsi="Arial" w:cs="Arial" w:hint="eastAsia"/>
                <w:sz w:val="21"/>
                <w:szCs w:val="21"/>
              </w:rPr>
            </w:rPrChange>
          </w:rPr>
          <w:t>会</w:t>
        </w:r>
      </w:ins>
      <w:ins w:id="285" w:author="XU Long" w:date="2018-08-14T12:53:00Z">
        <w:r w:rsidR="006311C1">
          <w:t>通过</w:t>
        </w:r>
        <w:r w:rsidR="006311C1" w:rsidRPr="00CE3876">
          <w:t>P_ID</w:t>
        </w:r>
      </w:ins>
      <w:ins w:id="286" w:author="XU Long" w:date="2018-08-14T02:58:00Z">
        <w:r w:rsidRPr="005D22C7">
          <w:rPr>
            <w:rFonts w:hint="eastAsia"/>
            <w:rPrChange w:id="287" w:author="XU Long" w:date="2018-08-14T03:01:00Z">
              <w:rPr>
                <w:rFonts w:ascii="Arial" w:hAnsi="Arial" w:cs="Arial" w:hint="eastAsia"/>
                <w:sz w:val="21"/>
                <w:szCs w:val="21"/>
              </w:rPr>
            </w:rPrChange>
          </w:rPr>
          <w:t>查找</w:t>
        </w:r>
      </w:ins>
      <w:ins w:id="288" w:author="XU Long" w:date="2018-08-14T02:55:00Z">
        <w:r w:rsidRPr="005D22C7">
          <w:rPr>
            <w:rFonts w:hint="eastAsia"/>
            <w:rPrChange w:id="289" w:author="XU Long" w:date="2018-08-14T03:01:00Z">
              <w:rPr>
                <w:rFonts w:ascii="Arial" w:hAnsi="Arial" w:cs="Arial" w:hint="eastAsia"/>
                <w:sz w:val="21"/>
                <w:szCs w:val="21"/>
              </w:rPr>
            </w:rPrChange>
          </w:rPr>
          <w:t>当前导入模型</w:t>
        </w:r>
      </w:ins>
      <w:ins w:id="290" w:author="XU Long" w:date="2018-08-14T02:58:00Z">
        <w:r w:rsidRPr="005D22C7">
          <w:rPr>
            <w:rFonts w:hint="eastAsia"/>
            <w:rPrChange w:id="291" w:author="XU Long" w:date="2018-08-14T03:01:00Z">
              <w:rPr>
                <w:rFonts w:ascii="Arial" w:hAnsi="Arial" w:cs="Arial" w:hint="eastAsia"/>
                <w:sz w:val="21"/>
                <w:szCs w:val="21"/>
              </w:rPr>
            </w:rPrChange>
          </w:rPr>
          <w:t>对应的模型自定义属性，</w:t>
        </w:r>
      </w:ins>
      <w:ins w:id="292" w:author="XU Long" w:date="2018-08-14T02:59:00Z">
        <w:r w:rsidRPr="005D22C7">
          <w:rPr>
            <w:rFonts w:hint="eastAsia"/>
            <w:rPrChange w:id="293" w:author="XU Long" w:date="2018-08-14T03:01:00Z">
              <w:rPr>
                <w:rFonts w:ascii="Arial" w:hAnsi="Arial" w:cs="Arial" w:hint="eastAsia"/>
                <w:sz w:val="21"/>
                <w:szCs w:val="21"/>
              </w:rPr>
            </w:rPrChange>
          </w:rPr>
          <w:t>将这些属性输出到</w:t>
        </w:r>
      </w:ins>
      <w:ins w:id="294" w:author="XU Long" w:date="2018-08-14T03:00:00Z">
        <w:r w:rsidRPr="005D22C7">
          <w:rPr>
            <w:rFonts w:hint="eastAsia"/>
            <w:rPrChange w:id="295" w:author="XU Long" w:date="2018-08-14T03:01:00Z">
              <w:rPr>
                <w:rFonts w:ascii="Arial" w:hAnsi="Arial" w:cs="Arial" w:hint="eastAsia"/>
                <w:sz w:val="21"/>
                <w:szCs w:val="21"/>
              </w:rPr>
            </w:rPrChange>
          </w:rPr>
          <w:t>记录模型属性信息的</w:t>
        </w:r>
        <w:r w:rsidRPr="005D22C7">
          <w:rPr>
            <w:rPrChange w:id="296" w:author="XU Long" w:date="2018-08-14T03:01:00Z">
              <w:rPr>
                <w:rFonts w:ascii="Arial" w:hAnsi="Arial" w:cs="Arial"/>
                <w:sz w:val="21"/>
                <w:szCs w:val="21"/>
              </w:rPr>
            </w:rPrChange>
          </w:rPr>
          <w:t>txt</w:t>
        </w:r>
        <w:r w:rsidRPr="005D22C7">
          <w:rPr>
            <w:rFonts w:hint="eastAsia"/>
            <w:rPrChange w:id="297" w:author="XU Long" w:date="2018-08-14T03:01:00Z">
              <w:rPr>
                <w:rFonts w:ascii="Arial" w:hAnsi="Arial" w:cs="Arial" w:hint="eastAsia"/>
                <w:sz w:val="21"/>
                <w:szCs w:val="21"/>
              </w:rPr>
            </w:rPrChange>
          </w:rPr>
          <w:t>文件</w:t>
        </w:r>
      </w:ins>
      <w:ins w:id="298" w:author="XU Long" w:date="2018-08-14T12:54:00Z">
        <w:r w:rsidR="006311C1">
          <w:rPr>
            <w:rFonts w:hint="eastAsia"/>
          </w:rPr>
          <w:t>中</w:t>
        </w:r>
      </w:ins>
      <w:ins w:id="299" w:author="XU Long" w:date="2018-08-14T03:00:00Z">
        <w:r w:rsidRPr="005D22C7">
          <w:rPr>
            <w:rFonts w:hint="eastAsia"/>
            <w:rPrChange w:id="300" w:author="XU Long" w:date="2018-08-14T03:01:00Z">
              <w:rPr>
                <w:rFonts w:ascii="Arial" w:hAnsi="Arial" w:cs="Arial" w:hint="eastAsia"/>
                <w:sz w:val="21"/>
                <w:szCs w:val="21"/>
              </w:rPr>
            </w:rPrChange>
          </w:rPr>
          <w:t>。</w:t>
        </w:r>
      </w:ins>
    </w:p>
    <w:p w:rsidR="005D22C7" w:rsidRDefault="005D22C7" w:rsidP="00A719A9">
      <w:pPr>
        <w:pStyle w:val="a8"/>
        <w:rPr>
          <w:ins w:id="301" w:author="XU Long" w:date="2018-08-14T03:10:00Z"/>
        </w:rPr>
      </w:pPr>
      <w:ins w:id="302" w:author="XU Long" w:date="2018-08-14T03:04:00Z">
        <w:r>
          <w:rPr>
            <w:rFonts w:hint="eastAsia"/>
          </w:rPr>
          <w:lastRenderedPageBreak/>
          <w:t>注意：用户</w:t>
        </w:r>
      </w:ins>
      <w:ins w:id="303" w:author="XU Long" w:date="2018-08-14T03:07:00Z">
        <w:r>
          <w:rPr>
            <w:rFonts w:hint="eastAsia"/>
          </w:rPr>
          <w:t>无论是用哪种编辑器打开</w:t>
        </w:r>
      </w:ins>
      <w:ins w:id="304" w:author="XU Long" w:date="2018-08-14T03:08:00Z">
        <w:r w:rsidRPr="00392403">
          <w:t>Custom_info_GML.csv</w:t>
        </w:r>
        <w:r>
          <w:t>，</w:t>
        </w:r>
        <w:r w:rsidRPr="006311C1">
          <w:rPr>
            <w:rFonts w:hint="eastAsia"/>
            <w:color w:val="FF0000"/>
            <w:rPrChange w:id="305" w:author="XU Long" w:date="2018-08-14T12:55:00Z">
              <w:rPr>
                <w:rFonts w:hint="eastAsia"/>
              </w:rPr>
            </w:rPrChange>
          </w:rPr>
          <w:t>修改完毕后保存时都要</w:t>
        </w:r>
      </w:ins>
      <w:ins w:id="306" w:author="XU Long" w:date="2018-08-14T03:09:00Z">
        <w:r w:rsidRPr="006311C1">
          <w:rPr>
            <w:rFonts w:hint="eastAsia"/>
            <w:color w:val="FF0000"/>
            <w:rPrChange w:id="307" w:author="XU Long" w:date="2018-08-14T12:55:00Z">
              <w:rPr>
                <w:rFonts w:hint="eastAsia"/>
              </w:rPr>
            </w:rPrChange>
          </w:rPr>
          <w:t>保存</w:t>
        </w:r>
      </w:ins>
      <w:ins w:id="308" w:author="XU Long" w:date="2018-08-14T03:08:00Z">
        <w:r w:rsidRPr="006311C1">
          <w:rPr>
            <w:rFonts w:hint="eastAsia"/>
            <w:color w:val="FF0000"/>
            <w:rPrChange w:id="309" w:author="XU Long" w:date="2018-08-14T12:55:00Z">
              <w:rPr>
                <w:rFonts w:hint="eastAsia"/>
              </w:rPr>
            </w:rPrChange>
          </w:rPr>
          <w:t>成</w:t>
        </w:r>
        <w:r w:rsidRPr="006311C1">
          <w:rPr>
            <w:color w:val="FF0000"/>
            <w:rPrChange w:id="310" w:author="XU Long" w:date="2018-08-14T12:55:00Z">
              <w:rPr/>
            </w:rPrChange>
          </w:rPr>
          <w:t>UTF-8</w:t>
        </w:r>
        <w:r w:rsidRPr="006311C1">
          <w:rPr>
            <w:rFonts w:hint="eastAsia"/>
            <w:color w:val="FF0000"/>
            <w:rPrChange w:id="311" w:author="XU Long" w:date="2018-08-14T12:55:00Z">
              <w:rPr>
                <w:rFonts w:hint="eastAsia"/>
              </w:rPr>
            </w:rPrChange>
          </w:rPr>
          <w:t>格式的</w:t>
        </w:r>
        <w:r w:rsidRPr="006311C1">
          <w:rPr>
            <w:color w:val="FF0000"/>
            <w:rPrChange w:id="312" w:author="XU Long" w:date="2018-08-14T12:55:00Z">
              <w:rPr/>
            </w:rPrChange>
          </w:rPr>
          <w:t>csv</w:t>
        </w:r>
        <w:r w:rsidRPr="006311C1">
          <w:rPr>
            <w:rFonts w:hint="eastAsia"/>
            <w:color w:val="FF0000"/>
            <w:rPrChange w:id="313" w:author="XU Long" w:date="2018-08-14T12:55:00Z">
              <w:rPr>
                <w:rFonts w:hint="eastAsia"/>
              </w:rPr>
            </w:rPrChange>
          </w:rPr>
          <w:t>文件</w:t>
        </w:r>
      </w:ins>
      <w:ins w:id="314" w:author="XU Long" w:date="2018-08-14T03:11:00Z">
        <w:r w:rsidR="00536E97">
          <w:rPr>
            <w:rFonts w:hint="eastAsia"/>
          </w:rPr>
          <w:t>，否则会出现</w:t>
        </w:r>
      </w:ins>
      <w:ins w:id="315" w:author="XU Long" w:date="2018-08-14T12:55:00Z">
        <w:r w:rsidR="006311C1">
          <w:rPr>
            <w:rFonts w:hint="eastAsia"/>
          </w:rPr>
          <w:t>宽字节</w:t>
        </w:r>
      </w:ins>
      <w:ins w:id="316" w:author="XU Long" w:date="2018-08-14T03:11:00Z">
        <w:r w:rsidR="00536E97">
          <w:rPr>
            <w:rFonts w:hint="eastAsia"/>
          </w:rPr>
          <w:t>字符不支持的问题</w:t>
        </w:r>
      </w:ins>
      <w:ins w:id="317" w:author="XU Long" w:date="2018-08-14T03:10:00Z">
        <w:r>
          <w:rPr>
            <w:rFonts w:hint="eastAsia"/>
          </w:rPr>
          <w:t>；下图</w:t>
        </w:r>
      </w:ins>
      <w:ins w:id="318" w:author="XU Long" w:date="2018-08-14T03:12:00Z">
        <w:r w:rsidR="00536E97">
          <w:rPr>
            <w:rFonts w:hint="eastAsia"/>
          </w:rPr>
          <w:t>说明了用</w:t>
        </w:r>
      </w:ins>
      <w:ins w:id="319" w:author="XU Long" w:date="2018-08-17T00:25:00Z">
        <w:r w:rsidR="001C0CC0">
          <w:rPr>
            <w:rFonts w:hint="eastAsia"/>
          </w:rPr>
          <w:t>Excel</w:t>
        </w:r>
      </w:ins>
      <w:ins w:id="320" w:author="XU Long" w:date="2018-08-14T03:10:00Z">
        <w:r>
          <w:rPr>
            <w:rFonts w:hint="eastAsia"/>
          </w:rPr>
          <w:t>编辑</w:t>
        </w:r>
        <w:r w:rsidRPr="00392403">
          <w:t>Custom_info_GML.csv</w:t>
        </w:r>
        <w:r>
          <w:t>后</w:t>
        </w:r>
      </w:ins>
      <w:ins w:id="321" w:author="XU Long" w:date="2018-08-14T03:12:00Z">
        <w:r w:rsidR="00536E97">
          <w:t>应该如何</w:t>
        </w:r>
      </w:ins>
      <w:ins w:id="322" w:author="XU Long" w:date="2018-08-14T03:10:00Z">
        <w:r>
          <w:t>保存</w:t>
        </w:r>
      </w:ins>
      <w:ins w:id="323" w:author="XU Long" w:date="2018-08-14T12:57:00Z">
        <w:r w:rsidR="006311C1">
          <w:t>。</w:t>
        </w:r>
      </w:ins>
    </w:p>
    <w:p w:rsidR="005D22C7" w:rsidRPr="00A719A9" w:rsidDel="005D22C7" w:rsidRDefault="006311C1">
      <w:pPr>
        <w:pStyle w:val="a8"/>
        <w:jc w:val="center"/>
        <w:rPr>
          <w:del w:id="324" w:author="XU Long" w:date="2018-08-14T03:10:00Z"/>
        </w:rPr>
        <w:pPrChange w:id="325" w:author="XU Long" w:date="2018-08-14T03:10:00Z">
          <w:pPr>
            <w:pStyle w:val="a8"/>
          </w:pPr>
        </w:pPrChange>
      </w:pPr>
      <w:ins w:id="326" w:author="XU Long" w:date="2018-08-14T12:57:00Z">
        <w:r>
          <w:rPr>
            <w:noProof/>
          </w:rPr>
          <w:drawing>
            <wp:inline distT="0" distB="0" distL="0" distR="0" wp14:anchorId="3C470BAA" wp14:editId="0C973A66">
              <wp:extent cx="2626182" cy="1691640"/>
              <wp:effectExtent l="0" t="0" r="3175" b="3810"/>
              <wp:docPr id="78" name="图片 7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26379" cy="169176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640C6" w:rsidDel="00C36CB9" w:rsidRDefault="001640C6" w:rsidP="00C36CB9">
      <w:pPr>
        <w:rPr>
          <w:del w:id="327" w:author="XU Long" w:date="2018-08-19T23:43:00Z"/>
          <w:rFonts w:ascii="Arial" w:hAnsi="Arial" w:cs="Arial" w:hint="eastAsia"/>
          <w:sz w:val="21"/>
          <w:szCs w:val="21"/>
        </w:rPr>
        <w:pPrChange w:id="328" w:author="XU Long" w:date="2018-08-19T23:43:00Z">
          <w:pPr>
            <w:pStyle w:val="a8"/>
            <w:numPr>
              <w:numId w:val="6"/>
            </w:numPr>
            <w:ind w:left="1080" w:hanging="360"/>
          </w:pPr>
        </w:pPrChange>
      </w:pPr>
    </w:p>
    <w:p w:rsidR="00C36CB9" w:rsidRPr="00A719A9" w:rsidRDefault="00C36CB9">
      <w:pPr>
        <w:jc w:val="center"/>
        <w:rPr>
          <w:ins w:id="329" w:author="XU Long" w:date="2018-08-19T23:43:00Z"/>
        </w:rPr>
        <w:pPrChange w:id="330" w:author="XU Long" w:date="2018-08-14T03:10:00Z">
          <w:pPr/>
        </w:pPrChange>
      </w:pPr>
    </w:p>
    <w:p w:rsidR="002C373D" w:rsidRPr="00C36CB9" w:rsidDel="007650D5" w:rsidRDefault="002C373D" w:rsidP="00C36CB9">
      <w:pPr>
        <w:pStyle w:val="a8"/>
        <w:numPr>
          <w:ilvl w:val="0"/>
          <w:numId w:val="22"/>
        </w:numPr>
        <w:rPr>
          <w:del w:id="331" w:author="XU Long" w:date="2018-08-14T09:35:00Z"/>
          <w:rFonts w:ascii="Arial" w:hAnsi="Arial" w:cs="Arial"/>
          <w:sz w:val="21"/>
          <w:szCs w:val="21"/>
          <w:rPrChange w:id="332" w:author="XU Long" w:date="2018-08-19T23:43:00Z">
            <w:rPr>
              <w:del w:id="333" w:author="XU Long" w:date="2018-08-14T09:35:00Z"/>
            </w:rPr>
          </w:rPrChange>
        </w:rPr>
        <w:pPrChange w:id="334" w:author="XU Long" w:date="2018-08-19T23:43:00Z">
          <w:pPr>
            <w:pStyle w:val="a8"/>
            <w:numPr>
              <w:numId w:val="6"/>
            </w:numPr>
            <w:ind w:left="1080" w:hanging="360"/>
          </w:pPr>
        </w:pPrChange>
      </w:pPr>
      <w:del w:id="335" w:author="XU Long" w:date="2018-08-14T09:35:00Z">
        <w:r w:rsidRPr="00C36CB9" w:rsidDel="007650D5">
          <w:rPr>
            <w:rFonts w:ascii="Arial" w:hAnsi="Arial" w:cs="Arial" w:hint="eastAsia"/>
            <w:sz w:val="21"/>
            <w:szCs w:val="21"/>
            <w:rPrChange w:id="336" w:author="XU Long" w:date="2018-08-19T23:43:00Z">
              <w:rPr>
                <w:rFonts w:hint="eastAsia"/>
              </w:rPr>
            </w:rPrChange>
          </w:rPr>
          <w:delText>打开</w:delText>
        </w:r>
        <w:r w:rsidRPr="00C36CB9" w:rsidDel="007650D5">
          <w:rPr>
            <w:rFonts w:ascii="Arial" w:hAnsi="Arial" w:cs="Arial" w:hint="eastAsia"/>
            <w:sz w:val="21"/>
            <w:szCs w:val="21"/>
            <w:rPrChange w:id="337" w:author="XU Long" w:date="2018-08-19T23:43:00Z">
              <w:rPr>
                <w:rFonts w:hint="eastAsia"/>
              </w:rPr>
            </w:rPrChange>
          </w:rPr>
          <w:delText>sat</w:delText>
        </w:r>
        <w:r w:rsidRPr="00C36CB9" w:rsidDel="007650D5">
          <w:rPr>
            <w:rFonts w:ascii="Arial" w:hAnsi="Arial" w:cs="Arial" w:hint="eastAsia"/>
            <w:sz w:val="21"/>
            <w:szCs w:val="21"/>
            <w:rPrChange w:id="338" w:author="XU Long" w:date="2018-08-19T23:43:00Z">
              <w:rPr>
                <w:rFonts w:hint="eastAsia"/>
              </w:rPr>
            </w:rPrChange>
          </w:rPr>
          <w:delText>、</w:delText>
        </w:r>
        <w:r w:rsidRPr="00C36CB9" w:rsidDel="007650D5">
          <w:rPr>
            <w:rFonts w:ascii="Arial" w:hAnsi="Arial" w:cs="Arial" w:hint="eastAsia"/>
            <w:sz w:val="21"/>
            <w:szCs w:val="21"/>
            <w:rPrChange w:id="339" w:author="XU Long" w:date="2018-08-19T23:43:00Z">
              <w:rPr>
                <w:rFonts w:hint="eastAsia"/>
              </w:rPr>
            </w:rPrChange>
          </w:rPr>
          <w:delText>txt</w:delText>
        </w:r>
        <w:r w:rsidRPr="00C36CB9" w:rsidDel="007650D5">
          <w:rPr>
            <w:rFonts w:ascii="Arial" w:hAnsi="Arial" w:cs="Arial" w:hint="eastAsia"/>
            <w:sz w:val="21"/>
            <w:szCs w:val="21"/>
            <w:rPrChange w:id="340" w:author="XU Long" w:date="2018-08-19T23:43:00Z">
              <w:rPr>
                <w:rFonts w:hint="eastAsia"/>
              </w:rPr>
            </w:rPrChange>
          </w:rPr>
          <w:delText>所在的文件夹并打开</w:delText>
        </w:r>
        <w:r w:rsidRPr="00C36CB9" w:rsidDel="007650D5">
          <w:rPr>
            <w:rFonts w:ascii="Arial" w:hAnsi="Arial" w:cs="Arial" w:hint="eastAsia"/>
            <w:sz w:val="21"/>
            <w:szCs w:val="21"/>
            <w:rPrChange w:id="341" w:author="XU Long" w:date="2018-08-19T23:43:00Z">
              <w:rPr>
                <w:rFonts w:hint="eastAsia"/>
              </w:rPr>
            </w:rPrChange>
          </w:rPr>
          <w:delText>txt</w:delText>
        </w:r>
        <w:r w:rsidRPr="00C36CB9" w:rsidDel="007650D5">
          <w:rPr>
            <w:rFonts w:ascii="Arial" w:hAnsi="Arial" w:cs="Arial" w:hint="eastAsia"/>
            <w:sz w:val="21"/>
            <w:szCs w:val="21"/>
            <w:rPrChange w:id="342" w:author="XU Long" w:date="2018-08-19T23:43:00Z">
              <w:rPr>
                <w:rFonts w:hint="eastAsia"/>
              </w:rPr>
            </w:rPrChange>
          </w:rPr>
          <w:delText>文件；</w:delText>
        </w:r>
      </w:del>
    </w:p>
    <w:p w:rsidR="002C373D" w:rsidDel="00C36CB9" w:rsidRDefault="002C373D" w:rsidP="00C36CB9">
      <w:pPr>
        <w:pStyle w:val="a8"/>
        <w:numPr>
          <w:ilvl w:val="0"/>
          <w:numId w:val="22"/>
        </w:numPr>
        <w:rPr>
          <w:del w:id="343" w:author="XU Long" w:date="2018-08-19T23:44:00Z"/>
          <w:rFonts w:hint="eastAsia"/>
        </w:rPr>
        <w:pPrChange w:id="344" w:author="XU Long" w:date="2018-08-19T23:44:00Z">
          <w:pPr>
            <w:pStyle w:val="a8"/>
            <w:numPr>
              <w:numId w:val="6"/>
            </w:numPr>
            <w:ind w:left="1080" w:hanging="360"/>
          </w:pPr>
        </w:pPrChange>
      </w:pPr>
      <w:r>
        <w:rPr>
          <w:rFonts w:hint="eastAsia"/>
        </w:rPr>
        <w:t>生成模型对应</w:t>
      </w:r>
      <w:proofErr w:type="gramStart"/>
      <w:r>
        <w:rPr>
          <w:rFonts w:hint="eastAsia"/>
        </w:rPr>
        <w:t>的反选字符串</w:t>
      </w:r>
      <w:proofErr w:type="gramEnd"/>
      <w:r>
        <w:rPr>
          <w:rFonts w:hint="eastAsia"/>
        </w:rPr>
        <w:t>并填入</w:t>
      </w:r>
      <w:r w:rsidR="001F5FAC">
        <w:rPr>
          <w:rFonts w:hint="eastAsia"/>
        </w:rPr>
        <w:t>“反选字符串”</w:t>
      </w:r>
      <w:r>
        <w:rPr>
          <w:rFonts w:hint="eastAsia"/>
        </w:rPr>
        <w:t>编辑框</w:t>
      </w:r>
      <w:r w:rsidR="001640C6">
        <w:rPr>
          <w:rFonts w:hint="eastAsia"/>
        </w:rPr>
        <w:t>；</w:t>
      </w:r>
    </w:p>
    <w:p w:rsidR="00C36CB9" w:rsidRDefault="00C36CB9" w:rsidP="00C36CB9">
      <w:pPr>
        <w:pStyle w:val="a8"/>
        <w:numPr>
          <w:ilvl w:val="0"/>
          <w:numId w:val="22"/>
        </w:numPr>
        <w:rPr>
          <w:ins w:id="345" w:author="XU Long" w:date="2018-08-19T23:44:00Z"/>
        </w:rPr>
        <w:pPrChange w:id="346" w:author="XU Long" w:date="2018-08-19T23:43:00Z">
          <w:pPr>
            <w:pStyle w:val="a8"/>
            <w:numPr>
              <w:numId w:val="6"/>
            </w:numPr>
            <w:ind w:left="1080" w:hanging="360"/>
          </w:pPr>
        </w:pPrChange>
      </w:pPr>
    </w:p>
    <w:p w:rsidR="002C373D" w:rsidRPr="00C36CB9" w:rsidRDefault="001F5FAC" w:rsidP="00C36CB9">
      <w:pPr>
        <w:pStyle w:val="a8"/>
        <w:numPr>
          <w:ilvl w:val="0"/>
          <w:numId w:val="22"/>
        </w:numPr>
        <w:rPr>
          <w:rFonts w:ascii="Arial" w:hAnsi="Arial" w:cs="Arial"/>
          <w:sz w:val="21"/>
          <w:szCs w:val="21"/>
          <w:rPrChange w:id="347" w:author="XU Long" w:date="2018-08-19T23:44:00Z">
            <w:rPr/>
          </w:rPrChange>
        </w:rPr>
        <w:pPrChange w:id="348" w:author="XU Long" w:date="2018-08-19T23:44:00Z">
          <w:pPr>
            <w:pStyle w:val="a8"/>
            <w:numPr>
              <w:numId w:val="6"/>
            </w:numPr>
            <w:ind w:left="1080" w:hanging="360"/>
          </w:pPr>
        </w:pPrChange>
      </w:pPr>
      <w:r w:rsidRPr="00C36CB9">
        <w:rPr>
          <w:rFonts w:ascii="Arial" w:hAnsi="Arial" w:cs="Arial" w:hint="eastAsia"/>
          <w:sz w:val="21"/>
          <w:szCs w:val="21"/>
          <w:rPrChange w:id="349" w:author="XU Long" w:date="2018-08-19T23:44:00Z">
            <w:rPr>
              <w:rFonts w:hint="eastAsia"/>
            </w:rPr>
          </w:rPrChange>
        </w:rPr>
        <w:t>生成模型对应的</w:t>
      </w:r>
      <w:proofErr w:type="gramStart"/>
      <w:r w:rsidRPr="00C36CB9">
        <w:rPr>
          <w:rFonts w:ascii="Arial" w:hAnsi="Arial" w:cs="Arial" w:hint="eastAsia"/>
          <w:sz w:val="21"/>
          <w:szCs w:val="21"/>
          <w:rPrChange w:id="350" w:author="XU Long" w:date="2018-08-19T23:44:00Z">
            <w:rPr>
              <w:rFonts w:hint="eastAsia"/>
            </w:rPr>
          </w:rPrChange>
        </w:rPr>
        <w:t>部品表字符串</w:t>
      </w:r>
      <w:proofErr w:type="gramEnd"/>
      <w:r w:rsidRPr="00C36CB9">
        <w:rPr>
          <w:rFonts w:ascii="Arial" w:hAnsi="Arial" w:cs="Arial" w:hint="eastAsia"/>
          <w:sz w:val="21"/>
          <w:szCs w:val="21"/>
          <w:rPrChange w:id="351" w:author="XU Long" w:date="2018-08-19T23:44:00Z">
            <w:rPr>
              <w:rFonts w:hint="eastAsia"/>
            </w:rPr>
          </w:rPrChange>
        </w:rPr>
        <w:t>并填入“部品表字符串”编辑框</w:t>
      </w:r>
      <w:r w:rsidR="001640C6" w:rsidRPr="00C36CB9">
        <w:rPr>
          <w:rFonts w:ascii="Arial" w:hAnsi="Arial" w:cs="Arial" w:hint="eastAsia"/>
          <w:sz w:val="21"/>
          <w:szCs w:val="21"/>
          <w:rPrChange w:id="352" w:author="XU Long" w:date="2018-08-19T23:44:00Z">
            <w:rPr>
              <w:rFonts w:hint="eastAsia"/>
            </w:rPr>
          </w:rPrChange>
        </w:rPr>
        <w:t>。</w:t>
      </w:r>
    </w:p>
    <w:p w:rsidR="00FA4C76" w:rsidRPr="005121BB" w:rsidRDefault="005121BB">
      <w:pPr>
        <w:jc w:val="center"/>
        <w:rPr>
          <w:rFonts w:ascii="Arial" w:hAnsi="Arial" w:cs="Arial"/>
          <w:sz w:val="21"/>
          <w:szCs w:val="21"/>
        </w:rPr>
      </w:pPr>
      <w:del w:id="353" w:author="XU Long" w:date="2018-08-14T09:27:00Z">
        <w:r w:rsidDel="00FA4C76">
          <w:rPr>
            <w:rFonts w:ascii="Arial" w:hAnsi="Arial" w:cs="Arial"/>
            <w:noProof/>
            <w:sz w:val="21"/>
            <w:szCs w:val="21"/>
          </w:rPr>
          <w:drawing>
            <wp:inline distT="0" distB="0" distL="0" distR="0" wp14:anchorId="0FBD3999" wp14:editId="695767BD">
              <wp:extent cx="5418523" cy="1212938"/>
              <wp:effectExtent l="0" t="0" r="0" b="6350"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19041" cy="12130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354" w:author="XU Long" w:date="2018-08-14T09:35:00Z">
        <w:r w:rsidR="007650D5">
          <w:rPr>
            <w:noProof/>
          </w:rPr>
          <w:drawing>
            <wp:inline distT="0" distB="0" distL="0" distR="0" wp14:anchorId="5933B099" wp14:editId="2F0ACFD9">
              <wp:extent cx="5486400" cy="2068195"/>
              <wp:effectExtent l="0" t="0" r="0" b="8255"/>
              <wp:docPr id="66" name="图片 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2068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F5FAC" w:rsidRDefault="001F5FAC" w:rsidP="002D6D6A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“零件组</w:t>
      </w:r>
      <w:r>
        <w:rPr>
          <w:rFonts w:ascii="Arial" w:hAnsi="Arial" w:cs="Arial" w:hint="eastAsia"/>
          <w:sz w:val="21"/>
          <w:szCs w:val="21"/>
        </w:rPr>
        <w:t>1</w:t>
      </w:r>
      <w:r>
        <w:rPr>
          <w:rFonts w:ascii="Arial" w:hAnsi="Arial" w:cs="Arial" w:hint="eastAsia"/>
          <w:sz w:val="21"/>
          <w:szCs w:val="21"/>
        </w:rPr>
        <w:t>”、“零件组</w:t>
      </w:r>
      <w:r>
        <w:rPr>
          <w:rFonts w:ascii="Arial" w:hAnsi="Arial" w:cs="Arial" w:hint="eastAsia"/>
          <w:sz w:val="21"/>
          <w:szCs w:val="21"/>
        </w:rPr>
        <w:t>2</w:t>
      </w:r>
      <w:r>
        <w:rPr>
          <w:rFonts w:ascii="Arial" w:hAnsi="Arial" w:cs="Arial" w:hint="eastAsia"/>
          <w:sz w:val="21"/>
          <w:szCs w:val="21"/>
        </w:rPr>
        <w:t>”、“零件组</w:t>
      </w:r>
      <w:r>
        <w:rPr>
          <w:rFonts w:ascii="Arial" w:hAnsi="Arial" w:cs="Arial" w:hint="eastAsia"/>
          <w:sz w:val="21"/>
          <w:szCs w:val="21"/>
        </w:rPr>
        <w:t>3</w:t>
      </w:r>
      <w:r>
        <w:rPr>
          <w:rFonts w:ascii="Arial" w:hAnsi="Arial" w:cs="Arial" w:hint="eastAsia"/>
          <w:sz w:val="21"/>
          <w:szCs w:val="21"/>
        </w:rPr>
        <w:t>”同样按照上述流程导入模型，区别仅在于</w:t>
      </w:r>
      <w:r w:rsidR="00DB0B0B">
        <w:rPr>
          <w:rFonts w:ascii="Arial" w:hAnsi="Arial" w:cs="Arial" w:hint="eastAsia"/>
          <w:sz w:val="21"/>
          <w:szCs w:val="21"/>
        </w:rPr>
        <w:t>零件组</w:t>
      </w:r>
      <w:r w:rsidR="00DB0B0B">
        <w:rPr>
          <w:rFonts w:ascii="Arial" w:hAnsi="Arial" w:cs="Arial" w:hint="eastAsia"/>
          <w:sz w:val="21"/>
          <w:szCs w:val="21"/>
        </w:rPr>
        <w:t>1</w:t>
      </w:r>
      <w:r w:rsidR="00F63503">
        <w:rPr>
          <w:rFonts w:ascii="Arial" w:hAnsi="Arial" w:cs="Arial" w:hint="eastAsia"/>
          <w:sz w:val="21"/>
          <w:szCs w:val="21"/>
        </w:rPr>
        <w:t>\2\</w:t>
      </w:r>
      <w:r w:rsidR="00DB0B0B">
        <w:rPr>
          <w:rFonts w:ascii="Arial" w:hAnsi="Arial" w:cs="Arial" w:hint="eastAsia"/>
          <w:sz w:val="21"/>
          <w:szCs w:val="21"/>
        </w:rPr>
        <w:t>3</w:t>
      </w:r>
      <w:r w:rsidR="00F63503">
        <w:rPr>
          <w:rFonts w:ascii="Arial" w:hAnsi="Arial" w:cs="Arial" w:hint="eastAsia"/>
          <w:sz w:val="21"/>
          <w:szCs w:val="21"/>
        </w:rPr>
        <w:t>和</w:t>
      </w:r>
      <w:r w:rsidR="00DB0B0B">
        <w:rPr>
          <w:rFonts w:ascii="Arial" w:hAnsi="Arial" w:cs="Arial" w:hint="eastAsia"/>
          <w:sz w:val="21"/>
          <w:szCs w:val="21"/>
        </w:rPr>
        <w:t>对应的子下拉框</w:t>
      </w:r>
      <w:r w:rsidR="00F63503">
        <w:rPr>
          <w:rFonts w:ascii="Arial" w:hAnsi="Arial" w:cs="Arial" w:hint="eastAsia"/>
          <w:sz w:val="21"/>
          <w:szCs w:val="21"/>
        </w:rPr>
        <w:t>组合可以直接进入</w:t>
      </w:r>
      <w:r w:rsidR="002D6D6A" w:rsidRPr="00133770">
        <w:rPr>
          <w:rFonts w:ascii="Arial" w:hAnsi="Arial" w:cs="Arial"/>
          <w:sz w:val="21"/>
          <w:szCs w:val="21"/>
        </w:rPr>
        <w:t>Mold EX-Press</w:t>
      </w:r>
      <w:r w:rsidR="002D6D6A">
        <w:rPr>
          <w:rFonts w:ascii="Arial" w:hAnsi="Arial" w:cs="Arial" w:hint="eastAsia"/>
          <w:sz w:val="21"/>
          <w:szCs w:val="21"/>
        </w:rPr>
        <w:t xml:space="preserve"> for Mold</w:t>
      </w:r>
      <w:r w:rsidR="00F63503">
        <w:rPr>
          <w:rFonts w:ascii="Arial" w:hAnsi="Arial" w:cs="Arial" w:hint="eastAsia"/>
          <w:sz w:val="21"/>
          <w:szCs w:val="21"/>
        </w:rPr>
        <w:t>各分类的二</w:t>
      </w:r>
      <w:r w:rsidR="00F63503" w:rsidRPr="008670C9">
        <w:rPr>
          <w:rFonts w:ascii="Arial" w:hAnsi="Arial" w:cs="Arial" w:hint="eastAsia"/>
          <w:sz w:val="21"/>
          <w:szCs w:val="21"/>
        </w:rPr>
        <w:t>级界面</w:t>
      </w:r>
      <w:r w:rsidR="00713CEE">
        <w:rPr>
          <w:rFonts w:ascii="Arial" w:hAnsi="Arial" w:cs="Arial" w:hint="eastAsia"/>
          <w:sz w:val="21"/>
          <w:szCs w:val="21"/>
        </w:rPr>
        <w:t>。</w:t>
      </w:r>
    </w:p>
    <w:p w:rsidR="00713CEE" w:rsidRDefault="00713CEE" w:rsidP="00F63503">
      <w:pPr>
        <w:pStyle w:val="a8"/>
        <w:rPr>
          <w:rFonts w:ascii="Arial" w:hAnsi="Arial" w:cs="Arial"/>
          <w:sz w:val="21"/>
          <w:szCs w:val="21"/>
        </w:rPr>
      </w:pPr>
    </w:p>
    <w:p w:rsidR="00FE6B9D" w:rsidRPr="004C5B1B" w:rsidRDefault="00713CEE">
      <w:pPr>
        <w:pStyle w:val="a8"/>
        <w:numPr>
          <w:ilvl w:val="0"/>
          <w:numId w:val="21"/>
        </w:numPr>
        <w:rPr>
          <w:rFonts w:ascii="Arial" w:hAnsi="Arial" w:cs="Arial"/>
          <w:b/>
          <w:bCs/>
          <w:sz w:val="21"/>
          <w:szCs w:val="21"/>
        </w:rPr>
        <w:pPrChange w:id="355" w:author="XU Long" w:date="2018-08-14T02:23:00Z">
          <w:pPr>
            <w:pStyle w:val="a8"/>
            <w:numPr>
              <w:numId w:val="19"/>
            </w:numPr>
            <w:ind w:hanging="360"/>
          </w:pPr>
        </w:pPrChange>
      </w:pPr>
      <w:r w:rsidRPr="004C5B1B">
        <w:rPr>
          <w:rFonts w:ascii="Arial" w:hAnsi="Arial" w:cs="Arial" w:hint="eastAsia"/>
          <w:b/>
          <w:bCs/>
          <w:sz w:val="21"/>
          <w:szCs w:val="21"/>
        </w:rPr>
        <w:t>快捷功能：</w:t>
      </w:r>
    </w:p>
    <w:p w:rsidR="00FE6B9D" w:rsidRPr="00FE6B9D" w:rsidRDefault="00713CEE" w:rsidP="00FE6B9D">
      <w:pPr>
        <w:pStyle w:val="a8"/>
        <w:ind w:left="360"/>
        <w:rPr>
          <w:rFonts w:ascii="Arial" w:hAnsi="Arial" w:cs="Arial"/>
          <w:sz w:val="21"/>
          <w:szCs w:val="21"/>
        </w:rPr>
      </w:pPr>
      <w:r w:rsidRPr="00FE6B9D">
        <w:rPr>
          <w:rFonts w:ascii="Arial" w:hAnsi="Arial" w:cs="Arial" w:hint="eastAsia"/>
          <w:sz w:val="21"/>
          <w:szCs w:val="21"/>
        </w:rPr>
        <w:t>快捷功能包括“按图索骥”、“我的收藏夹”、“</w:t>
      </w:r>
      <w:ins w:id="356" w:author="XU Long" w:date="2018-08-14T02:55:00Z">
        <w:r w:rsidR="00125E61">
          <w:rPr>
            <w:rFonts w:ascii="Arial" w:hAnsi="Arial" w:cs="Arial" w:hint="eastAsia"/>
            <w:sz w:val="21"/>
            <w:szCs w:val="21"/>
          </w:rPr>
          <w:t>历</w:t>
        </w:r>
      </w:ins>
      <w:del w:id="357" w:author="XU Long" w:date="2018-08-14T02:55:00Z">
        <w:r w:rsidRPr="00FE6B9D" w:rsidDel="00125E61">
          <w:rPr>
            <w:rFonts w:ascii="Arial" w:hAnsi="Arial" w:cs="Arial" w:hint="eastAsia"/>
            <w:sz w:val="21"/>
            <w:szCs w:val="21"/>
          </w:rPr>
          <w:delText>历</w:delText>
        </w:r>
      </w:del>
      <w:r w:rsidRPr="00FE6B9D">
        <w:rPr>
          <w:rFonts w:ascii="Arial" w:hAnsi="Arial" w:cs="Arial" w:hint="eastAsia"/>
          <w:sz w:val="21"/>
          <w:szCs w:val="21"/>
        </w:rPr>
        <w:t>史记录”、“高级检索”、“分类结构图”以“按图索骥”为例介绍如何打开对应的功能界面：</w:t>
      </w:r>
    </w:p>
    <w:p w:rsidR="00FE6B9D" w:rsidRDefault="00FE6B9D" w:rsidP="002D6D6A">
      <w:pPr>
        <w:pStyle w:val="a8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 w:rsidRPr="00FE6B9D">
        <w:rPr>
          <w:rFonts w:ascii="Arial" w:hAnsi="Arial" w:cs="Arial" w:hint="eastAsia"/>
          <w:sz w:val="21"/>
          <w:szCs w:val="21"/>
        </w:rPr>
        <w:t>在主下拉框中选择“按图索骥</w:t>
      </w:r>
      <w:r w:rsidRPr="00FE6B9D">
        <w:rPr>
          <w:rFonts w:ascii="Arial" w:hAnsi="Arial" w:cs="Arial" w:hint="eastAsia"/>
          <w:sz w:val="21"/>
          <w:szCs w:val="21"/>
        </w:rPr>
        <w:t>-[oShowInterfaceDlg1:1]</w:t>
      </w:r>
      <w:r w:rsidRPr="00FE6B9D">
        <w:rPr>
          <w:rFonts w:ascii="Arial" w:hAnsi="Arial" w:cs="Arial" w:hint="eastAsia"/>
          <w:sz w:val="21"/>
          <w:szCs w:val="21"/>
        </w:rPr>
        <w:t>”（此时子下拉框是</w:t>
      </w:r>
      <w:proofErr w:type="gramStart"/>
      <w:r w:rsidRPr="00FE6B9D">
        <w:rPr>
          <w:rFonts w:ascii="Arial" w:hAnsi="Arial" w:cs="Arial" w:hint="eastAsia"/>
          <w:sz w:val="21"/>
          <w:szCs w:val="21"/>
        </w:rPr>
        <w:t>不</w:t>
      </w:r>
      <w:proofErr w:type="gramEnd"/>
      <w:r w:rsidRPr="00FE6B9D">
        <w:rPr>
          <w:rFonts w:ascii="Arial" w:hAnsi="Arial" w:cs="Arial" w:hint="eastAsia"/>
          <w:sz w:val="21"/>
          <w:szCs w:val="21"/>
        </w:rPr>
        <w:t>可用的），点击“运行”按钮会打开</w:t>
      </w:r>
      <w:r w:rsidR="002D6D6A" w:rsidRPr="00133770">
        <w:rPr>
          <w:rFonts w:ascii="Arial" w:hAnsi="Arial" w:cs="Arial"/>
          <w:sz w:val="21"/>
          <w:szCs w:val="21"/>
        </w:rPr>
        <w:t>Mold EX-Press</w:t>
      </w:r>
      <w:r w:rsidR="002D6D6A">
        <w:rPr>
          <w:rFonts w:ascii="Arial" w:hAnsi="Arial" w:cs="Arial" w:hint="eastAsia"/>
          <w:sz w:val="21"/>
          <w:szCs w:val="21"/>
        </w:rPr>
        <w:t xml:space="preserve"> for Mold</w:t>
      </w:r>
      <w:r w:rsidRPr="00FE6B9D">
        <w:rPr>
          <w:rFonts w:ascii="Arial" w:hAnsi="Arial" w:cs="Arial" w:hint="eastAsia"/>
          <w:sz w:val="21"/>
          <w:szCs w:val="21"/>
        </w:rPr>
        <w:t>的“按图索骥”界面。</w:t>
      </w:r>
    </w:p>
    <w:p w:rsidR="005121BB" w:rsidRPr="005121BB" w:rsidRDefault="005121BB" w:rsidP="005121BB">
      <w:pPr>
        <w:jc w:val="center"/>
        <w:rPr>
          <w:rFonts w:ascii="Arial" w:hAnsi="Arial" w:cs="Arial"/>
          <w:sz w:val="21"/>
          <w:szCs w:val="21"/>
        </w:rPr>
      </w:pPr>
      <w:del w:id="358" w:author="XU Long" w:date="2018-08-17T00:41:00Z">
        <w:r w:rsidDel="00CC7647">
          <w:rPr>
            <w:noProof/>
          </w:rPr>
          <w:drawing>
            <wp:inline distT="0" distB="0" distL="0" distR="0" wp14:anchorId="3F5D4F8A" wp14:editId="79C13460">
              <wp:extent cx="5352788" cy="483858"/>
              <wp:effectExtent l="0" t="0" r="635" b="0"/>
              <wp:docPr id="16" name="图片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76193" cy="4859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59" w:author="XU Long" w:date="2018-08-17T00:41:00Z">
        <w:r w:rsidR="00CC7647">
          <w:rPr>
            <w:noProof/>
          </w:rPr>
          <w:drawing>
            <wp:inline distT="0" distB="0" distL="0" distR="0" wp14:anchorId="32259A83" wp14:editId="0819699A">
              <wp:extent cx="5486400" cy="437515"/>
              <wp:effectExtent l="0" t="0" r="0" b="635"/>
              <wp:docPr id="3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4375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97185E" w:rsidRPr="00E37C36" w:rsidRDefault="00894914" w:rsidP="00E37C36">
      <w:pPr>
        <w:ind w:left="360"/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67040D9" wp14:editId="4B74B2FA">
            <wp:extent cx="3245712" cy="3193869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1702" cy="31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14" w:rsidDel="006311C1" w:rsidRDefault="00894914">
      <w:pPr>
        <w:pStyle w:val="a8"/>
        <w:ind w:left="360"/>
        <w:rPr>
          <w:del w:id="360" w:author="XU Long" w:date="2018-08-14T13:00:00Z"/>
          <w:rFonts w:ascii="Arial" w:hAnsi="Arial" w:cs="Arial"/>
          <w:sz w:val="21"/>
          <w:szCs w:val="21"/>
        </w:rPr>
      </w:pPr>
      <w:r w:rsidRPr="0097185E">
        <w:rPr>
          <w:rFonts w:ascii="Arial" w:hAnsi="Arial" w:cs="Arial" w:hint="eastAsia"/>
          <w:sz w:val="21"/>
          <w:szCs w:val="21"/>
        </w:rPr>
        <w:t>“我的收藏夹”、“历史记录”、“高级检索”、“分类结构图”同样按照上述流程打开对应的功能界面。</w:t>
      </w:r>
    </w:p>
    <w:p w:rsidR="006311C1" w:rsidRPr="0097185E" w:rsidRDefault="006311C1" w:rsidP="0097185E">
      <w:pPr>
        <w:pStyle w:val="a8"/>
        <w:ind w:left="360"/>
        <w:rPr>
          <w:ins w:id="361" w:author="XU Long" w:date="2018-08-14T13:00:00Z"/>
          <w:rFonts w:ascii="Arial" w:hAnsi="Arial" w:cs="Arial"/>
          <w:sz w:val="21"/>
          <w:szCs w:val="21"/>
        </w:rPr>
      </w:pPr>
    </w:p>
    <w:p w:rsidR="00894914" w:rsidDel="006311C1" w:rsidRDefault="00894914" w:rsidP="0097185E">
      <w:pPr>
        <w:pStyle w:val="a8"/>
        <w:ind w:left="360"/>
        <w:rPr>
          <w:del w:id="362" w:author="XU Long" w:date="2018-08-14T13:00:00Z"/>
          <w:rFonts w:ascii="Arial" w:hAnsi="Arial" w:cs="Arial"/>
          <w:sz w:val="21"/>
          <w:szCs w:val="21"/>
        </w:rPr>
      </w:pPr>
    </w:p>
    <w:p w:rsidR="00F36BDC" w:rsidRPr="006311C1" w:rsidRDefault="00F36BDC">
      <w:pPr>
        <w:pStyle w:val="a8"/>
        <w:ind w:left="360"/>
      </w:pPr>
    </w:p>
    <w:p w:rsidR="00FE6B9D" w:rsidRPr="004C5B1B" w:rsidRDefault="00894914">
      <w:pPr>
        <w:pStyle w:val="a8"/>
        <w:numPr>
          <w:ilvl w:val="0"/>
          <w:numId w:val="21"/>
        </w:numPr>
        <w:rPr>
          <w:rFonts w:ascii="Arial" w:hAnsi="Arial" w:cs="Arial"/>
          <w:b/>
          <w:bCs/>
          <w:sz w:val="21"/>
          <w:szCs w:val="21"/>
        </w:rPr>
        <w:pPrChange w:id="363" w:author="XU Long" w:date="2018-08-14T02:23:00Z">
          <w:pPr>
            <w:pStyle w:val="a8"/>
            <w:numPr>
              <w:numId w:val="19"/>
            </w:numPr>
            <w:ind w:hanging="360"/>
          </w:pPr>
        </w:pPrChange>
      </w:pPr>
      <w:r w:rsidRPr="004C5B1B">
        <w:rPr>
          <w:rFonts w:ascii="Arial" w:hAnsi="Arial" w:cs="Arial" w:hint="eastAsia"/>
          <w:b/>
          <w:bCs/>
          <w:sz w:val="21"/>
          <w:szCs w:val="21"/>
        </w:rPr>
        <w:t>设置：</w:t>
      </w:r>
    </w:p>
    <w:p w:rsidR="00FE6B9D" w:rsidRDefault="00894914" w:rsidP="00FE6B9D">
      <w:pPr>
        <w:pStyle w:val="a8"/>
        <w:ind w:left="360"/>
        <w:rPr>
          <w:rFonts w:ascii="Arial" w:hAnsi="Arial" w:cs="Arial"/>
          <w:sz w:val="21"/>
          <w:szCs w:val="21"/>
        </w:rPr>
      </w:pPr>
      <w:r w:rsidRPr="00FE6B9D">
        <w:rPr>
          <w:rFonts w:ascii="Arial" w:hAnsi="Arial" w:cs="Arial" w:hint="eastAsia"/>
          <w:sz w:val="21"/>
          <w:szCs w:val="21"/>
        </w:rPr>
        <w:t>设置功能包括“设置”、“帮助”。</w:t>
      </w:r>
    </w:p>
    <w:p w:rsidR="00894914" w:rsidRPr="00FE6B9D" w:rsidRDefault="00894914" w:rsidP="002D6D6A">
      <w:pPr>
        <w:pStyle w:val="a8"/>
        <w:ind w:left="360"/>
        <w:rPr>
          <w:rFonts w:ascii="Arial" w:hAnsi="Arial" w:cs="Arial"/>
          <w:sz w:val="21"/>
          <w:szCs w:val="21"/>
        </w:rPr>
      </w:pPr>
      <w:r w:rsidRPr="00FE6B9D">
        <w:rPr>
          <w:rFonts w:ascii="Arial" w:hAnsi="Arial" w:cs="Arial" w:hint="eastAsia"/>
          <w:sz w:val="21"/>
          <w:szCs w:val="21"/>
        </w:rPr>
        <w:t>以语言设置为例介绍如何打开</w:t>
      </w:r>
      <w:r w:rsidR="002D6D6A" w:rsidRPr="00133770">
        <w:rPr>
          <w:rFonts w:ascii="Arial" w:hAnsi="Arial" w:cs="Arial"/>
          <w:sz w:val="21"/>
          <w:szCs w:val="21"/>
        </w:rPr>
        <w:t>Mold EX-Press</w:t>
      </w:r>
      <w:r w:rsidR="002D6D6A">
        <w:rPr>
          <w:rFonts w:ascii="Arial" w:hAnsi="Arial" w:cs="Arial" w:hint="eastAsia"/>
          <w:sz w:val="21"/>
          <w:szCs w:val="21"/>
        </w:rPr>
        <w:t xml:space="preserve"> for Mold</w:t>
      </w:r>
      <w:r w:rsidRPr="00FE6B9D">
        <w:rPr>
          <w:rFonts w:ascii="Arial" w:hAnsi="Arial" w:cs="Arial" w:hint="eastAsia"/>
          <w:sz w:val="21"/>
          <w:szCs w:val="21"/>
        </w:rPr>
        <w:t>的设置界面</w:t>
      </w:r>
      <w:r w:rsidR="002574D3" w:rsidRPr="00FE6B9D">
        <w:rPr>
          <w:rFonts w:ascii="Arial" w:hAnsi="Arial" w:cs="Arial" w:hint="eastAsia"/>
          <w:sz w:val="21"/>
          <w:szCs w:val="21"/>
        </w:rPr>
        <w:t>。</w:t>
      </w:r>
    </w:p>
    <w:p w:rsidR="00894914" w:rsidRDefault="00894914" w:rsidP="002D6D6A">
      <w:pPr>
        <w:pStyle w:val="a8"/>
        <w:numPr>
          <w:ilvl w:val="0"/>
          <w:numId w:val="15"/>
        </w:numPr>
        <w:rPr>
          <w:rFonts w:ascii="Arial" w:hAnsi="Arial" w:cs="Arial"/>
          <w:sz w:val="21"/>
          <w:szCs w:val="21"/>
        </w:rPr>
      </w:pPr>
      <w:r w:rsidRPr="008670C9">
        <w:rPr>
          <w:rFonts w:ascii="Arial" w:hAnsi="Arial" w:cs="Arial" w:hint="eastAsia"/>
          <w:sz w:val="21"/>
          <w:szCs w:val="21"/>
        </w:rPr>
        <w:t>在主下拉框中选择“</w:t>
      </w:r>
      <w:r>
        <w:rPr>
          <w:rFonts w:ascii="Arial" w:hAnsi="Arial" w:cs="Arial" w:hint="eastAsia"/>
          <w:sz w:val="21"/>
          <w:szCs w:val="21"/>
        </w:rPr>
        <w:t>设置”，在对应的</w:t>
      </w:r>
      <w:r w:rsidRPr="008670C9">
        <w:rPr>
          <w:rFonts w:ascii="Arial" w:hAnsi="Arial" w:cs="Arial" w:hint="eastAsia"/>
          <w:sz w:val="21"/>
          <w:szCs w:val="21"/>
        </w:rPr>
        <w:t>子</w:t>
      </w:r>
      <w:r>
        <w:rPr>
          <w:rFonts w:ascii="Arial" w:hAnsi="Arial" w:cs="Arial" w:hint="eastAsia"/>
          <w:sz w:val="21"/>
          <w:szCs w:val="21"/>
        </w:rPr>
        <w:t>下拉框中选择“</w:t>
      </w:r>
      <w:r w:rsidRPr="00894914">
        <w:rPr>
          <w:rFonts w:ascii="Arial" w:hAnsi="Arial" w:cs="Arial" w:hint="eastAsia"/>
          <w:sz w:val="21"/>
          <w:szCs w:val="21"/>
        </w:rPr>
        <w:t>所在地</w:t>
      </w:r>
      <w:r w:rsidRPr="00894914">
        <w:rPr>
          <w:rFonts w:ascii="Arial" w:hAnsi="Arial" w:cs="Arial" w:hint="eastAsia"/>
          <w:sz w:val="21"/>
          <w:szCs w:val="21"/>
        </w:rPr>
        <w:t>_</w:t>
      </w:r>
      <w:r w:rsidRPr="00894914">
        <w:rPr>
          <w:rFonts w:ascii="Arial" w:hAnsi="Arial" w:cs="Arial" w:hint="eastAsia"/>
          <w:sz w:val="21"/>
          <w:szCs w:val="21"/>
        </w:rPr>
        <w:t>语言</w:t>
      </w:r>
      <w:r w:rsidRPr="00894914">
        <w:rPr>
          <w:rFonts w:ascii="Arial" w:hAnsi="Arial" w:cs="Arial" w:hint="eastAsia"/>
          <w:sz w:val="21"/>
          <w:szCs w:val="21"/>
        </w:rPr>
        <w:t>_</w:t>
      </w:r>
      <w:r w:rsidRPr="00894914">
        <w:rPr>
          <w:rFonts w:ascii="Arial" w:hAnsi="Arial" w:cs="Arial" w:hint="eastAsia"/>
          <w:sz w:val="21"/>
          <w:szCs w:val="21"/>
        </w:rPr>
        <w:t>材质规格</w:t>
      </w:r>
      <w:r w:rsidR="002574D3">
        <w:rPr>
          <w:rFonts w:ascii="Arial" w:hAnsi="Arial" w:cs="Arial" w:hint="eastAsia"/>
          <w:sz w:val="21"/>
          <w:szCs w:val="21"/>
        </w:rPr>
        <w:t>- [oShowDlg_Menu_Mold_Jap:0]</w:t>
      </w:r>
      <w:r>
        <w:rPr>
          <w:rFonts w:ascii="Arial" w:hAnsi="Arial" w:cs="Arial" w:hint="eastAsia"/>
          <w:sz w:val="21"/>
          <w:szCs w:val="21"/>
        </w:rPr>
        <w:t>”</w:t>
      </w:r>
      <w:r w:rsidRPr="008670C9">
        <w:rPr>
          <w:rFonts w:ascii="Arial" w:hAnsi="Arial" w:cs="Arial" w:hint="eastAsia"/>
          <w:sz w:val="21"/>
          <w:szCs w:val="21"/>
        </w:rPr>
        <w:t>，点击“运行”按钮会打开</w:t>
      </w:r>
      <w:r w:rsidR="002D6D6A" w:rsidRPr="00133770">
        <w:rPr>
          <w:rFonts w:ascii="Arial" w:hAnsi="Arial" w:cs="Arial"/>
          <w:sz w:val="21"/>
          <w:szCs w:val="21"/>
        </w:rPr>
        <w:t>Mold EX-Press</w:t>
      </w:r>
      <w:r w:rsidR="002D6D6A">
        <w:rPr>
          <w:rFonts w:ascii="Arial" w:hAnsi="Arial" w:cs="Arial" w:hint="eastAsia"/>
          <w:sz w:val="21"/>
          <w:szCs w:val="21"/>
        </w:rPr>
        <w:t xml:space="preserve"> for Mold</w:t>
      </w:r>
      <w:r w:rsidR="002574D3">
        <w:rPr>
          <w:rFonts w:ascii="Arial" w:hAnsi="Arial" w:cs="Arial" w:hint="eastAsia"/>
          <w:sz w:val="21"/>
          <w:szCs w:val="21"/>
        </w:rPr>
        <w:t>的语言设置界面</w:t>
      </w:r>
      <w:r w:rsidRPr="008670C9">
        <w:rPr>
          <w:rFonts w:ascii="Arial" w:hAnsi="Arial" w:cs="Arial" w:hint="eastAsia"/>
          <w:sz w:val="21"/>
          <w:szCs w:val="21"/>
        </w:rPr>
        <w:t>。</w:t>
      </w:r>
    </w:p>
    <w:p w:rsidR="005121BB" w:rsidRPr="005121BB" w:rsidRDefault="005121BB" w:rsidP="005121BB">
      <w:pPr>
        <w:jc w:val="center"/>
        <w:rPr>
          <w:rFonts w:ascii="Arial" w:hAnsi="Arial" w:cs="Arial"/>
          <w:sz w:val="21"/>
          <w:szCs w:val="21"/>
        </w:rPr>
      </w:pPr>
      <w:del w:id="364" w:author="XU Long" w:date="2018-08-14T13:00:00Z">
        <w:r w:rsidDel="006311C1">
          <w:rPr>
            <w:noProof/>
          </w:rPr>
          <w:drawing>
            <wp:inline distT="0" distB="0" distL="0" distR="0" wp14:anchorId="666AFA29" wp14:editId="310BDCA6">
              <wp:extent cx="5101046" cy="477042"/>
              <wp:effectExtent l="0" t="0" r="4445" b="0"/>
              <wp:docPr id="17" name="图片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14537" cy="47830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65" w:author="XU Long" w:date="2018-08-14T13:01:00Z">
        <w:r w:rsidR="006311C1">
          <w:rPr>
            <w:noProof/>
          </w:rPr>
          <w:drawing>
            <wp:inline distT="0" distB="0" distL="0" distR="0" wp14:anchorId="1F5B1FEE" wp14:editId="0FA171B3">
              <wp:extent cx="5270863" cy="400805"/>
              <wp:effectExtent l="0" t="0" r="6350" b="0"/>
              <wp:docPr id="79" name="图片 7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0863" cy="4008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00967" w:rsidRPr="00E37C36" w:rsidRDefault="002574D3" w:rsidP="00E37C36">
      <w:pPr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B322FA9" wp14:editId="7F5B579C">
            <wp:extent cx="2499169" cy="234478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9526" cy="23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36" w:rsidRDefault="002574D3" w:rsidP="00E37C36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lastRenderedPageBreak/>
        <w:t>其余各项设置同样按照上述流程打开对应的设置界面。</w:t>
      </w:r>
    </w:p>
    <w:p w:rsidR="00E37C36" w:rsidRDefault="00E37C36" w:rsidP="00E37C36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E37C36" w:rsidRPr="004C5B1B" w:rsidRDefault="002574D3" w:rsidP="00E37C36">
      <w:pPr>
        <w:pStyle w:val="a8"/>
        <w:numPr>
          <w:ilvl w:val="0"/>
          <w:numId w:val="3"/>
        </w:numPr>
        <w:rPr>
          <w:rFonts w:ascii="Arial" w:hAnsi="Arial" w:cs="Arial"/>
          <w:b/>
          <w:bCs/>
        </w:rPr>
      </w:pPr>
      <w:r w:rsidRPr="004C5B1B">
        <w:rPr>
          <w:rFonts w:ascii="Arial" w:hAnsi="Arial" w:cs="Arial" w:hint="eastAsia"/>
          <w:b/>
          <w:bCs/>
        </w:rPr>
        <w:t>编辑</w:t>
      </w:r>
    </w:p>
    <w:p w:rsidR="00E37C36" w:rsidRDefault="002574D3" w:rsidP="00E37C36">
      <w:pPr>
        <w:pStyle w:val="a8"/>
        <w:ind w:left="360"/>
        <w:rPr>
          <w:rFonts w:ascii="Arial" w:hAnsi="Arial" w:cs="Arial"/>
          <w:sz w:val="21"/>
          <w:szCs w:val="21"/>
        </w:rPr>
      </w:pPr>
      <w:r w:rsidRPr="00E37C36">
        <w:rPr>
          <w:rFonts w:ascii="Arial" w:hAnsi="Arial" w:cs="Arial" w:hint="eastAsia"/>
          <w:sz w:val="21"/>
          <w:szCs w:val="21"/>
        </w:rPr>
        <w:t>用户在“</w:t>
      </w:r>
      <w:r w:rsidR="000245A0" w:rsidRPr="00E37C36">
        <w:rPr>
          <w:rFonts w:ascii="Arial" w:hAnsi="Arial" w:cs="Arial" w:hint="eastAsia"/>
          <w:sz w:val="21"/>
          <w:szCs w:val="21"/>
        </w:rPr>
        <w:t>编辑</w:t>
      </w:r>
      <w:r w:rsidRPr="00E37C36">
        <w:rPr>
          <w:rFonts w:ascii="Arial" w:hAnsi="Arial" w:cs="Arial" w:hint="eastAsia"/>
          <w:sz w:val="21"/>
          <w:szCs w:val="21"/>
        </w:rPr>
        <w:t>”</w:t>
      </w:r>
      <w:r w:rsidR="000245A0" w:rsidRPr="00E37C36">
        <w:rPr>
          <w:rFonts w:ascii="Arial" w:hAnsi="Arial" w:cs="Arial" w:hint="eastAsia"/>
          <w:sz w:val="21"/>
          <w:szCs w:val="21"/>
        </w:rPr>
        <w:t>功能中的“反选字符串”编辑框中</w:t>
      </w:r>
      <w:r w:rsidR="00D56332" w:rsidRPr="00E37C36">
        <w:rPr>
          <w:rFonts w:ascii="Arial" w:hAnsi="Arial" w:cs="Arial" w:hint="eastAsia"/>
          <w:sz w:val="21"/>
          <w:szCs w:val="21"/>
        </w:rPr>
        <w:t>输入某一型号模型</w:t>
      </w:r>
      <w:proofErr w:type="gramStart"/>
      <w:r w:rsidR="00D56332" w:rsidRPr="00E37C36">
        <w:rPr>
          <w:rFonts w:ascii="Arial" w:hAnsi="Arial" w:cs="Arial" w:hint="eastAsia"/>
          <w:sz w:val="21"/>
          <w:szCs w:val="21"/>
        </w:rPr>
        <w:t>的反选字符串</w:t>
      </w:r>
      <w:proofErr w:type="gramEnd"/>
      <w:r w:rsidR="00D56332" w:rsidRPr="00E37C36">
        <w:rPr>
          <w:rFonts w:ascii="Arial" w:hAnsi="Arial" w:cs="Arial" w:hint="eastAsia"/>
          <w:sz w:val="21"/>
          <w:szCs w:val="21"/>
        </w:rPr>
        <w:t>，点击“编辑”按钮会打开对应型号</w:t>
      </w:r>
      <w:r w:rsidR="001F6006" w:rsidRPr="00E37C36">
        <w:rPr>
          <w:rFonts w:ascii="Arial" w:hAnsi="Arial" w:cs="Arial" w:hint="eastAsia"/>
          <w:sz w:val="21"/>
          <w:szCs w:val="21"/>
        </w:rPr>
        <w:t>所在的三级界面。</w:t>
      </w:r>
    </w:p>
    <w:p w:rsidR="00E37C36" w:rsidRDefault="001F6006" w:rsidP="00E37C36">
      <w:pPr>
        <w:pStyle w:val="a8"/>
        <w:ind w:left="360"/>
        <w:rPr>
          <w:ins w:id="366" w:author="XU Long" w:date="2018-08-14T09:38:00Z"/>
          <w:rFonts w:ascii="Arial" w:hAnsi="Arial" w:cs="Arial"/>
          <w:sz w:val="21"/>
          <w:szCs w:val="21"/>
        </w:rPr>
      </w:pPr>
      <w:r w:rsidRPr="00E37C36">
        <w:rPr>
          <w:rFonts w:ascii="Arial" w:hAnsi="Arial" w:cs="Arial" w:hint="eastAsia"/>
          <w:sz w:val="21"/>
          <w:szCs w:val="21"/>
        </w:rPr>
        <w:t>以前面导入的“直推杆”</w:t>
      </w:r>
      <w:r w:rsidRPr="00E37C36">
        <w:rPr>
          <w:rFonts w:ascii="Arial" w:hAnsi="Arial" w:cs="Arial" w:hint="eastAsia"/>
          <w:sz w:val="21"/>
          <w:szCs w:val="21"/>
        </w:rPr>
        <w:t>-&gt;</w:t>
      </w:r>
      <w:r w:rsidRPr="00E37C36">
        <w:rPr>
          <w:rFonts w:ascii="Arial" w:hAnsi="Arial" w:cs="Arial" w:hint="eastAsia"/>
          <w:sz w:val="21"/>
          <w:szCs w:val="21"/>
        </w:rPr>
        <w:t>“</w:t>
      </w:r>
      <w:r w:rsidRPr="001F6006">
        <w:rPr>
          <w:rFonts w:hint="eastAsia"/>
        </w:rPr>
        <w:t xml:space="preserve"> </w:t>
      </w:r>
      <w:r>
        <w:rPr>
          <w:rFonts w:hint="eastAsia"/>
        </w:rPr>
        <w:t>超精密级直推杆</w:t>
      </w:r>
      <w:r w:rsidR="00E37C36">
        <w:rPr>
          <w:rFonts w:ascii="Arial" w:hAnsi="Arial" w:cs="Arial" w:hint="eastAsia"/>
          <w:sz w:val="21"/>
          <w:szCs w:val="21"/>
        </w:rPr>
        <w:t>”为例，其对应的三级界面如</w:t>
      </w:r>
      <w:r w:rsidR="00DB7904">
        <w:rPr>
          <w:rFonts w:ascii="Arial" w:hAnsi="Arial" w:cs="Arial" w:hint="eastAsia"/>
          <w:sz w:val="21"/>
          <w:szCs w:val="21"/>
        </w:rPr>
        <w:t>下：</w:t>
      </w:r>
    </w:p>
    <w:p w:rsidR="007650D5" w:rsidRDefault="007650D5" w:rsidP="00E37C36">
      <w:pPr>
        <w:pStyle w:val="a8"/>
        <w:ind w:left="360"/>
        <w:rPr>
          <w:rFonts w:ascii="Arial" w:hAnsi="Arial" w:cs="Arial"/>
          <w:sz w:val="21"/>
          <w:szCs w:val="21"/>
        </w:rPr>
      </w:pPr>
      <w:ins w:id="367" w:author="XU Long" w:date="2018-08-14T09:38:00Z">
        <w:r>
          <w:rPr>
            <w:noProof/>
          </w:rPr>
          <w:drawing>
            <wp:inline distT="0" distB="0" distL="0" distR="0" wp14:anchorId="434870D0" wp14:editId="69F9E64B">
              <wp:extent cx="5486400" cy="601345"/>
              <wp:effectExtent l="0" t="0" r="0" b="8255"/>
              <wp:docPr id="67" name="图片 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6013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37C36" w:rsidRDefault="005121BB" w:rsidP="00C26911">
      <w:pPr>
        <w:jc w:val="center"/>
        <w:rPr>
          <w:rFonts w:ascii="Arial" w:hAnsi="Arial" w:cs="Arial"/>
          <w:sz w:val="21"/>
          <w:szCs w:val="21"/>
        </w:rPr>
      </w:pPr>
      <w:del w:id="368" w:author="XU Long" w:date="2018-08-14T09:38:00Z">
        <w:r w:rsidDel="007650D5">
          <w:rPr>
            <w:noProof/>
          </w:rPr>
          <w:drawing>
            <wp:inline distT="0" distB="0" distL="0" distR="0" wp14:anchorId="36462455" wp14:editId="3BEC90B8">
              <wp:extent cx="5232153" cy="476587"/>
              <wp:effectExtent l="0" t="0" r="0" b="0"/>
              <wp:docPr id="18" name="图片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6582" cy="47972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r w:rsidR="001F6006">
        <w:rPr>
          <w:noProof/>
        </w:rPr>
        <w:drawing>
          <wp:inline distT="0" distB="0" distL="0" distR="0" wp14:anchorId="51E365DF" wp14:editId="1BC7F8C7">
            <wp:extent cx="3760683" cy="345512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6044" cy="346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0AC" w:rsidRDefault="001F6006" w:rsidP="00C26911">
      <w:pPr>
        <w:pStyle w:val="a8"/>
        <w:ind w:left="360"/>
        <w:rPr>
          <w:ins w:id="369" w:author="XU Long" w:date="2018-08-14T13:02:00Z"/>
          <w:rFonts w:ascii="Arial" w:hAnsi="Arial" w:cs="Arial"/>
          <w:sz w:val="21"/>
          <w:szCs w:val="21"/>
        </w:rPr>
      </w:pPr>
      <w:r w:rsidRPr="00E37C36">
        <w:rPr>
          <w:rFonts w:ascii="Arial" w:hAnsi="Arial" w:cs="Arial" w:hint="eastAsia"/>
          <w:sz w:val="21"/>
          <w:szCs w:val="21"/>
        </w:rPr>
        <w:t>用户可以在三级界面中重新输入尺寸，点击“</w:t>
      </w:r>
      <w:r w:rsidRPr="00E37C36">
        <w:rPr>
          <w:rFonts w:ascii="Arial" w:hAnsi="Arial" w:cs="Arial" w:hint="eastAsia"/>
          <w:sz w:val="21"/>
          <w:szCs w:val="21"/>
        </w:rPr>
        <w:t>CAD</w:t>
      </w:r>
      <w:r w:rsidRPr="00E37C36">
        <w:rPr>
          <w:rFonts w:ascii="Arial" w:hAnsi="Arial" w:cs="Arial" w:hint="eastAsia"/>
          <w:sz w:val="21"/>
          <w:szCs w:val="21"/>
        </w:rPr>
        <w:t>”生成新的模型。</w:t>
      </w:r>
    </w:p>
    <w:p w:rsidR="006311C1" w:rsidRPr="00C26911" w:rsidRDefault="006311C1" w:rsidP="00C26911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41649B" w:rsidRPr="004C5B1B" w:rsidRDefault="00B260AC" w:rsidP="00E37C36">
      <w:pPr>
        <w:pStyle w:val="a8"/>
        <w:numPr>
          <w:ilvl w:val="0"/>
          <w:numId w:val="3"/>
        </w:numPr>
        <w:rPr>
          <w:rFonts w:ascii="Arial" w:hAnsi="Arial" w:cs="Arial"/>
          <w:b/>
          <w:bCs/>
        </w:rPr>
      </w:pPr>
      <w:r w:rsidRPr="004C5B1B">
        <w:rPr>
          <w:rFonts w:ascii="Arial" w:hAnsi="Arial" w:cs="Arial" w:hint="eastAsia"/>
          <w:b/>
          <w:bCs/>
        </w:rPr>
        <w:t>部品表</w:t>
      </w:r>
    </w:p>
    <w:p w:rsidR="00B260AC" w:rsidRDefault="00B260AC" w:rsidP="002D6D6A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用户在“部品表”功能中的“部品表字符串”编辑框中输入某一型号模型的部</w:t>
      </w:r>
      <w:proofErr w:type="gramStart"/>
      <w:r>
        <w:rPr>
          <w:rFonts w:ascii="Arial" w:hAnsi="Arial" w:cs="Arial" w:hint="eastAsia"/>
          <w:sz w:val="21"/>
          <w:szCs w:val="21"/>
        </w:rPr>
        <w:t>品表符</w:t>
      </w:r>
      <w:proofErr w:type="gramEnd"/>
      <w:r>
        <w:rPr>
          <w:rFonts w:ascii="Arial" w:hAnsi="Arial" w:cs="Arial" w:hint="eastAsia"/>
          <w:sz w:val="21"/>
          <w:szCs w:val="21"/>
        </w:rPr>
        <w:t>串并</w:t>
      </w:r>
      <w:ins w:id="370" w:author="XU Long" w:date="2018-08-14T09:47:00Z">
        <w:r w:rsidR="00051AB9">
          <w:rPr>
            <w:rFonts w:ascii="Arial" w:hAnsi="Arial" w:cs="Arial" w:hint="eastAsia"/>
            <w:sz w:val="21"/>
            <w:szCs w:val="21"/>
          </w:rPr>
          <w:t>填</w:t>
        </w:r>
      </w:ins>
      <w:del w:id="371" w:author="XU Long" w:date="2018-08-14T09:47:00Z">
        <w:r w:rsidDel="00051AB9">
          <w:rPr>
            <w:rFonts w:ascii="Arial" w:hAnsi="Arial" w:cs="Arial" w:hint="eastAsia"/>
            <w:sz w:val="21"/>
            <w:szCs w:val="21"/>
          </w:rPr>
          <w:delText>输</w:delText>
        </w:r>
      </w:del>
      <w:r>
        <w:rPr>
          <w:rFonts w:ascii="Arial" w:hAnsi="Arial" w:cs="Arial" w:hint="eastAsia"/>
          <w:sz w:val="21"/>
          <w:szCs w:val="21"/>
        </w:rPr>
        <w:t>入零件数（零件数必须为大于</w:t>
      </w:r>
      <w:r>
        <w:rPr>
          <w:rFonts w:ascii="Arial" w:hAnsi="Arial" w:cs="Arial" w:hint="eastAsia"/>
          <w:sz w:val="21"/>
          <w:szCs w:val="21"/>
        </w:rPr>
        <w:t>0</w:t>
      </w:r>
      <w:r>
        <w:rPr>
          <w:rFonts w:ascii="Arial" w:hAnsi="Arial" w:cs="Arial" w:hint="eastAsia"/>
          <w:sz w:val="21"/>
          <w:szCs w:val="21"/>
        </w:rPr>
        <w:t>的整数），点击“</w:t>
      </w:r>
      <w:ins w:id="372" w:author="XU Long" w:date="2018-08-14T09:48:00Z">
        <w:r w:rsidR="00051AB9">
          <w:rPr>
            <w:rFonts w:ascii="Arial" w:hAnsi="Arial" w:cs="Arial" w:hint="eastAsia"/>
            <w:sz w:val="21"/>
            <w:szCs w:val="21"/>
          </w:rPr>
          <w:t>打开</w:t>
        </w:r>
      </w:ins>
      <w:r>
        <w:rPr>
          <w:rFonts w:ascii="Arial" w:hAnsi="Arial" w:cs="Arial" w:hint="eastAsia"/>
          <w:sz w:val="21"/>
          <w:szCs w:val="21"/>
        </w:rPr>
        <w:t>部品表”按钮会将对应型号的模型</w:t>
      </w:r>
      <w:r w:rsidR="0057628E">
        <w:rPr>
          <w:rFonts w:ascii="Arial" w:hAnsi="Arial" w:cs="Arial" w:hint="eastAsia"/>
          <w:sz w:val="21"/>
          <w:szCs w:val="21"/>
        </w:rPr>
        <w:t>加入</w:t>
      </w:r>
      <w:r w:rsidR="002D6D6A" w:rsidRPr="00133770">
        <w:rPr>
          <w:rFonts w:ascii="Arial" w:hAnsi="Arial" w:cs="Arial"/>
          <w:sz w:val="21"/>
          <w:szCs w:val="21"/>
        </w:rPr>
        <w:t>Mold EX-Press</w:t>
      </w:r>
      <w:r w:rsidR="002D6D6A">
        <w:rPr>
          <w:rFonts w:ascii="Arial" w:hAnsi="Arial" w:cs="Arial" w:hint="eastAsia"/>
          <w:sz w:val="21"/>
          <w:szCs w:val="21"/>
        </w:rPr>
        <w:t xml:space="preserve"> for Mold</w:t>
      </w:r>
      <w:r w:rsidR="0057628E">
        <w:rPr>
          <w:rFonts w:ascii="Arial" w:hAnsi="Arial" w:cs="Arial" w:hint="eastAsia"/>
          <w:sz w:val="21"/>
          <w:szCs w:val="21"/>
        </w:rPr>
        <w:t>的部品表中。</w:t>
      </w:r>
    </w:p>
    <w:p w:rsidR="005121BB" w:rsidRPr="005121BB" w:rsidRDefault="005121BB" w:rsidP="005121BB">
      <w:pPr>
        <w:jc w:val="center"/>
        <w:rPr>
          <w:rFonts w:ascii="Arial" w:hAnsi="Arial" w:cs="Arial"/>
          <w:sz w:val="21"/>
          <w:szCs w:val="21"/>
        </w:rPr>
      </w:pPr>
      <w:del w:id="373" w:author="XU Long" w:date="2018-08-14T09:47:00Z">
        <w:r w:rsidDel="007650D5">
          <w:rPr>
            <w:noProof/>
          </w:rPr>
          <w:drawing>
            <wp:inline distT="0" distB="0" distL="0" distR="0" wp14:anchorId="5968532C" wp14:editId="124BAEDB">
              <wp:extent cx="5284847" cy="579865"/>
              <wp:effectExtent l="0" t="0" r="0" b="0"/>
              <wp:docPr id="19" name="图片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97309" cy="58123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74" w:author="XU Long" w:date="2018-08-14T09:47:00Z">
        <w:r w:rsidR="007650D5">
          <w:rPr>
            <w:noProof/>
          </w:rPr>
          <w:drawing>
            <wp:inline distT="0" distB="0" distL="0" distR="0" wp14:anchorId="63232E50" wp14:editId="1D6E427A">
              <wp:extent cx="5486400" cy="1286510"/>
              <wp:effectExtent l="0" t="0" r="0" b="8890"/>
              <wp:docPr id="68" name="图片 6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1286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260AC" w:rsidRDefault="00B260AC" w:rsidP="00E37C36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lastRenderedPageBreak/>
        <w:t>以前面导入的“直推杆”</w:t>
      </w:r>
      <w:r>
        <w:rPr>
          <w:rFonts w:ascii="Arial" w:hAnsi="Arial" w:cs="Arial" w:hint="eastAsia"/>
          <w:sz w:val="21"/>
          <w:szCs w:val="21"/>
        </w:rPr>
        <w:t>-&gt;</w:t>
      </w:r>
      <w:r>
        <w:rPr>
          <w:rFonts w:ascii="Arial" w:hAnsi="Arial" w:cs="Arial" w:hint="eastAsia"/>
          <w:sz w:val="21"/>
          <w:szCs w:val="21"/>
        </w:rPr>
        <w:t>“</w:t>
      </w:r>
      <w:r w:rsidRPr="00E37C36">
        <w:rPr>
          <w:rFonts w:ascii="Arial" w:hAnsi="Arial" w:cs="Arial" w:hint="eastAsia"/>
          <w:sz w:val="21"/>
          <w:szCs w:val="21"/>
        </w:rPr>
        <w:t xml:space="preserve"> </w:t>
      </w:r>
      <w:r w:rsidRPr="00E37C36">
        <w:rPr>
          <w:rFonts w:ascii="Arial" w:hAnsi="Arial" w:cs="Arial" w:hint="eastAsia"/>
          <w:sz w:val="21"/>
          <w:szCs w:val="21"/>
        </w:rPr>
        <w:t>超精密级直推杆</w:t>
      </w:r>
      <w:r>
        <w:rPr>
          <w:rFonts w:ascii="Arial" w:hAnsi="Arial" w:cs="Arial" w:hint="eastAsia"/>
          <w:sz w:val="21"/>
          <w:szCs w:val="21"/>
        </w:rPr>
        <w:t>”</w:t>
      </w:r>
      <w:r w:rsidR="0057628E">
        <w:rPr>
          <w:rFonts w:ascii="Arial" w:hAnsi="Arial" w:cs="Arial" w:hint="eastAsia"/>
          <w:sz w:val="21"/>
          <w:szCs w:val="21"/>
        </w:rPr>
        <w:t>-&gt;</w:t>
      </w:r>
      <w:r w:rsidR="0057628E">
        <w:rPr>
          <w:rFonts w:ascii="Arial" w:hAnsi="Arial" w:cs="Arial" w:hint="eastAsia"/>
          <w:sz w:val="21"/>
          <w:szCs w:val="21"/>
        </w:rPr>
        <w:t>“</w:t>
      </w:r>
      <w:r w:rsidR="0057628E" w:rsidRPr="0057628E">
        <w:rPr>
          <w:rFonts w:ascii="Arial" w:hAnsi="Arial" w:cs="Arial" w:hint="eastAsia"/>
          <w:sz w:val="21"/>
          <w:szCs w:val="21"/>
        </w:rPr>
        <w:t xml:space="preserve"> EPV-L0.3-20.00</w:t>
      </w:r>
      <w:r w:rsidR="0057628E">
        <w:rPr>
          <w:rFonts w:ascii="Arial" w:hAnsi="Arial" w:cs="Arial" w:hint="eastAsia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>为例，</w:t>
      </w:r>
      <w:r w:rsidR="0057628E">
        <w:rPr>
          <w:rFonts w:ascii="Arial" w:hAnsi="Arial" w:cs="Arial" w:hint="eastAsia"/>
          <w:sz w:val="21"/>
          <w:szCs w:val="21"/>
        </w:rPr>
        <w:t>其</w:t>
      </w:r>
      <w:r w:rsidR="00C3033B">
        <w:rPr>
          <w:rFonts w:ascii="Arial" w:hAnsi="Arial" w:cs="Arial" w:hint="eastAsia"/>
          <w:sz w:val="21"/>
          <w:szCs w:val="21"/>
        </w:rPr>
        <w:t>缺省</w:t>
      </w:r>
      <w:r w:rsidR="00EA3309">
        <w:rPr>
          <w:rFonts w:ascii="Arial" w:hAnsi="Arial" w:cs="Arial" w:hint="eastAsia"/>
          <w:sz w:val="21"/>
          <w:szCs w:val="21"/>
        </w:rPr>
        <w:t>的</w:t>
      </w:r>
      <w:proofErr w:type="gramStart"/>
      <w:r w:rsidR="0057628E">
        <w:rPr>
          <w:rFonts w:ascii="Arial" w:hAnsi="Arial" w:cs="Arial" w:hint="eastAsia"/>
          <w:sz w:val="21"/>
          <w:szCs w:val="21"/>
        </w:rPr>
        <w:t>部品表字符串</w:t>
      </w:r>
      <w:proofErr w:type="gramEnd"/>
      <w:r w:rsidR="0057628E">
        <w:rPr>
          <w:rFonts w:ascii="Arial" w:hAnsi="Arial" w:cs="Arial" w:hint="eastAsia"/>
          <w:sz w:val="21"/>
          <w:szCs w:val="21"/>
        </w:rPr>
        <w:t>为</w:t>
      </w:r>
      <w:r>
        <w:rPr>
          <w:rFonts w:ascii="Arial" w:hAnsi="Arial" w:cs="Arial" w:hint="eastAsia"/>
          <w:sz w:val="21"/>
          <w:szCs w:val="21"/>
        </w:rPr>
        <w:t>：</w:t>
      </w:r>
    </w:p>
    <w:p w:rsidR="00051AB9" w:rsidRDefault="00051AB9" w:rsidP="00E37C36">
      <w:pPr>
        <w:pStyle w:val="a8"/>
        <w:ind w:left="360"/>
        <w:rPr>
          <w:ins w:id="375" w:author="XU Long" w:date="2018-08-14T09:48:00Z"/>
          <w:rFonts w:ascii="Arial" w:hAnsi="Arial" w:cs="Arial"/>
          <w:sz w:val="21"/>
          <w:szCs w:val="21"/>
        </w:rPr>
      </w:pPr>
      <w:ins w:id="376" w:author="XU Long" w:date="2018-08-14T09:48:00Z">
        <w:r w:rsidRPr="00051AB9">
          <w:rPr>
            <w:rFonts w:ascii="Arial" w:hAnsi="Arial" w:cs="Arial" w:hint="eastAsia"/>
            <w:sz w:val="21"/>
            <w:szCs w:val="21"/>
          </w:rPr>
          <w:t>EPV-L0.3-20.00@CHN_mo15mf01_0053_P001_org@</w:t>
        </w:r>
        <w:r w:rsidRPr="00051AB9">
          <w:rPr>
            <w:rFonts w:ascii="Arial" w:hAnsi="Arial" w:cs="Arial" w:hint="eastAsia"/>
            <w:sz w:val="21"/>
            <w:szCs w:val="21"/>
          </w:rPr>
          <w:t>超</w:t>
        </w:r>
        <w:proofErr w:type="gramStart"/>
        <w:r w:rsidRPr="00051AB9">
          <w:rPr>
            <w:rFonts w:ascii="Arial" w:hAnsi="Arial" w:cs="Arial" w:hint="eastAsia"/>
            <w:sz w:val="21"/>
            <w:szCs w:val="21"/>
          </w:rPr>
          <w:t>精密级直推杆</w:t>
        </w:r>
        <w:proofErr w:type="gramEnd"/>
        <w:r w:rsidRPr="00051AB9">
          <w:rPr>
            <w:rFonts w:ascii="Arial" w:hAnsi="Arial" w:cs="Arial" w:hint="eastAsia"/>
            <w:sz w:val="21"/>
            <w:szCs w:val="21"/>
          </w:rPr>
          <w:t>－全长指定型－</w:t>
        </w:r>
        <w:r w:rsidRPr="00051AB9">
          <w:rPr>
            <w:rFonts w:ascii="Arial" w:hAnsi="Arial" w:cs="Arial" w:hint="eastAsia"/>
            <w:sz w:val="21"/>
            <w:szCs w:val="21"/>
          </w:rPr>
          <w:t>@MiSUMi@MA-M-094@5@</w:t>
        </w:r>
        <w:r w:rsidRPr="00051AB9">
          <w:rPr>
            <w:rFonts w:ascii="Arial" w:hAnsi="Arial" w:cs="Arial"/>
            <w:color w:val="FF0000"/>
            <w:sz w:val="21"/>
            <w:szCs w:val="21"/>
            <w:rPrChange w:id="377" w:author="XU Long" w:date="2018-08-14T09:48:00Z">
              <w:rPr>
                <w:rFonts w:ascii="Arial" w:hAnsi="Arial" w:cs="Arial"/>
                <w:sz w:val="21"/>
                <w:szCs w:val="21"/>
              </w:rPr>
            </w:rPrChange>
          </w:rPr>
          <w:t>1</w:t>
        </w:r>
        <w:r w:rsidRPr="00051AB9">
          <w:rPr>
            <w:rFonts w:ascii="Arial" w:hAnsi="Arial" w:cs="Arial" w:hint="eastAsia"/>
            <w:sz w:val="21"/>
            <w:szCs w:val="21"/>
          </w:rPr>
          <w:t>@X@X@X@%Type=EPV-L;lineno=3;P=0.3;L=20.00;H=2;T=4;VKC=-1;VWC=-1;KC=-1;WKC=-1;KAC=-1;KBC=-1;RKC=-1;DKC=-1;SKC=-1;KGC=-1;AG=-1;KTC=-1;HC=-1;HCC=-1;TC=-1;TRN=-1;NHC=-1;NHN=-1;TMC=-1;L</w:t>
        </w:r>
        <w:r w:rsidRPr="00051AB9">
          <w:rPr>
            <w:rFonts w:ascii="Arial" w:hAnsi="Arial" w:cs="Arial"/>
            <w:sz w:val="21"/>
            <w:szCs w:val="21"/>
          </w:rPr>
          <w:t>KC=-1;PKC=-1;P_ID=ID-M-00001;AddinType=0%@ABCDEFGHIJKLMNOPQRSTUVWXYZ@ABCDEFGHIJKLMNOPQRSTUVWXYZ@ABCDEFGHIJKLMNOPQRSTUVWXYZ</w:t>
        </w:r>
      </w:ins>
    </w:p>
    <w:p w:rsidR="00B260AC" w:rsidDel="00051AB9" w:rsidRDefault="0057628E" w:rsidP="00E37C36">
      <w:pPr>
        <w:pStyle w:val="a8"/>
        <w:ind w:left="360"/>
        <w:rPr>
          <w:del w:id="378" w:author="XU Long" w:date="2018-08-14T09:48:00Z"/>
          <w:rFonts w:ascii="Arial" w:hAnsi="Arial" w:cs="Arial"/>
          <w:sz w:val="21"/>
          <w:szCs w:val="21"/>
        </w:rPr>
      </w:pPr>
      <w:del w:id="379" w:author="XU Long" w:date="2018-08-14T09:48:00Z">
        <w:r w:rsidRPr="0057628E" w:rsidDel="00051AB9">
          <w:rPr>
            <w:rFonts w:ascii="Arial" w:hAnsi="Arial" w:cs="Arial" w:hint="eastAsia"/>
            <w:sz w:val="21"/>
            <w:szCs w:val="21"/>
          </w:rPr>
          <w:delText>EPV-L0.3-20.00@CHN_mo15mf01_0053_P001_org@</w:delText>
        </w:r>
        <w:r w:rsidRPr="0057628E" w:rsidDel="00051AB9">
          <w:rPr>
            <w:rFonts w:ascii="Arial" w:hAnsi="Arial" w:cs="Arial" w:hint="eastAsia"/>
            <w:sz w:val="21"/>
            <w:szCs w:val="21"/>
          </w:rPr>
          <w:delText>超精密级直推杆－全长指定型－</w:delText>
        </w:r>
        <w:r w:rsidRPr="0057628E" w:rsidDel="00051AB9">
          <w:rPr>
            <w:rFonts w:ascii="Arial" w:hAnsi="Arial" w:cs="Arial" w:hint="eastAsia"/>
            <w:sz w:val="21"/>
            <w:szCs w:val="21"/>
          </w:rPr>
          <w:delText>@MiSUMi@MA-M-094@5@</w:delText>
        </w:r>
        <w:r w:rsidRPr="00E37C36" w:rsidDel="00051AB9">
          <w:rPr>
            <w:rFonts w:ascii="Arial" w:hAnsi="Arial" w:cs="Arial" w:hint="eastAsia"/>
            <w:color w:val="FF0000"/>
            <w:sz w:val="21"/>
            <w:szCs w:val="21"/>
          </w:rPr>
          <w:delText>1</w:delText>
        </w:r>
        <w:r w:rsidRPr="0057628E" w:rsidDel="00051AB9">
          <w:rPr>
            <w:rFonts w:ascii="Arial" w:hAnsi="Arial" w:cs="Arial" w:hint="eastAsia"/>
            <w:sz w:val="21"/>
            <w:szCs w:val="21"/>
          </w:rPr>
          <w:delText>@X@X@X@%Type=EPV-L;lineno=3;P=0.3;L=20.00;H=2;T=4;VKC=-1;VWC=-1;KC=-1;WKC=-1;KAC=-1;KBC=-1;RKC=-1;DKC=-1;SKC=-1;KGC=-1;AG=-1;KTC=-1;HC=-1;HCC=-1;TC=-1;TRN=-1;NHC=-1;NHN=-1;TMC=-1;L</w:delText>
        </w:r>
        <w:r w:rsidRPr="0057628E" w:rsidDel="00051AB9">
          <w:rPr>
            <w:rFonts w:ascii="Arial" w:hAnsi="Arial" w:cs="Arial"/>
            <w:sz w:val="21"/>
            <w:szCs w:val="21"/>
          </w:rPr>
          <w:delText>KC=-1;PKC=-1;AddinType=0%@ABCDEFGHIJKLMNOPQRSTUVWXYZ@ABCDEFGHIJKLMNOPQRSTUVWXYZ@ABCDEFGHIJKLMNOPQRSTUVWXYZ</w:delText>
        </w:r>
      </w:del>
    </w:p>
    <w:p w:rsidR="0057628E" w:rsidRDefault="0057628E" w:rsidP="00E37C36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红色的“</w:t>
      </w:r>
      <w:r w:rsidRPr="004C5B1B">
        <w:rPr>
          <w:rFonts w:ascii="Arial" w:hAnsi="Arial" w:cs="Arial" w:hint="eastAsia"/>
          <w:color w:val="FF0000"/>
          <w:sz w:val="21"/>
          <w:szCs w:val="21"/>
        </w:rPr>
        <w:t>1</w:t>
      </w:r>
      <w:r>
        <w:rPr>
          <w:rFonts w:ascii="Arial" w:hAnsi="Arial" w:cs="Arial" w:hint="eastAsia"/>
          <w:sz w:val="21"/>
          <w:szCs w:val="21"/>
        </w:rPr>
        <w:t>”表示</w:t>
      </w:r>
      <w:r w:rsidR="00C3033B">
        <w:rPr>
          <w:rFonts w:ascii="Arial" w:hAnsi="Arial" w:cs="Arial" w:hint="eastAsia"/>
          <w:sz w:val="21"/>
          <w:szCs w:val="21"/>
        </w:rPr>
        <w:t>缺省</w:t>
      </w:r>
      <w:r>
        <w:rPr>
          <w:rFonts w:ascii="Arial" w:hAnsi="Arial" w:cs="Arial" w:hint="eastAsia"/>
          <w:sz w:val="21"/>
          <w:szCs w:val="21"/>
        </w:rPr>
        <w:t>的零件数为</w:t>
      </w:r>
      <w:r>
        <w:rPr>
          <w:rFonts w:ascii="Arial" w:hAnsi="Arial" w:cs="Arial" w:hint="eastAsia"/>
          <w:sz w:val="21"/>
          <w:szCs w:val="21"/>
        </w:rPr>
        <w:t>1</w:t>
      </w:r>
      <w:r>
        <w:rPr>
          <w:rFonts w:ascii="Arial" w:hAnsi="Arial" w:cs="Arial" w:hint="eastAsia"/>
          <w:sz w:val="21"/>
          <w:szCs w:val="21"/>
        </w:rPr>
        <w:t>。如果在“零件数”编辑框中输入</w:t>
      </w:r>
      <w:r>
        <w:rPr>
          <w:rFonts w:ascii="Arial" w:hAnsi="Arial" w:cs="Arial" w:hint="eastAsia"/>
          <w:sz w:val="21"/>
          <w:szCs w:val="21"/>
        </w:rPr>
        <w:t>5</w:t>
      </w:r>
      <w:r>
        <w:rPr>
          <w:rFonts w:ascii="Arial" w:hAnsi="Arial" w:cs="Arial" w:hint="eastAsia"/>
          <w:sz w:val="21"/>
          <w:szCs w:val="21"/>
        </w:rPr>
        <w:t>，</w:t>
      </w:r>
      <w:r w:rsidR="00196E31">
        <w:rPr>
          <w:rFonts w:ascii="Arial" w:hAnsi="Arial" w:cs="Arial" w:hint="eastAsia"/>
          <w:sz w:val="21"/>
          <w:szCs w:val="21"/>
        </w:rPr>
        <w:t>那么</w:t>
      </w:r>
      <w:proofErr w:type="gramStart"/>
      <w:r w:rsidR="00196E31">
        <w:rPr>
          <w:rFonts w:ascii="Arial" w:hAnsi="Arial" w:cs="Arial" w:hint="eastAsia"/>
          <w:sz w:val="21"/>
          <w:szCs w:val="21"/>
        </w:rPr>
        <w:t>部品表字符串</w:t>
      </w:r>
      <w:proofErr w:type="gramEnd"/>
      <w:r w:rsidR="00196E31">
        <w:rPr>
          <w:rFonts w:ascii="Arial" w:hAnsi="Arial" w:cs="Arial" w:hint="eastAsia"/>
          <w:sz w:val="21"/>
          <w:szCs w:val="21"/>
        </w:rPr>
        <w:t>中</w:t>
      </w:r>
      <w:r w:rsidR="00B969C9">
        <w:rPr>
          <w:rFonts w:ascii="Arial" w:hAnsi="Arial" w:cs="Arial" w:hint="eastAsia"/>
          <w:sz w:val="21"/>
          <w:szCs w:val="21"/>
        </w:rPr>
        <w:t>红色的“</w:t>
      </w:r>
      <w:r w:rsidR="00B969C9" w:rsidRPr="004C5B1B">
        <w:rPr>
          <w:rFonts w:ascii="Arial" w:hAnsi="Arial" w:cs="Arial" w:hint="eastAsia"/>
          <w:color w:val="FF0000"/>
          <w:sz w:val="21"/>
          <w:szCs w:val="21"/>
        </w:rPr>
        <w:t>1</w:t>
      </w:r>
      <w:r w:rsidR="00B969C9">
        <w:rPr>
          <w:rFonts w:ascii="Arial" w:hAnsi="Arial" w:cs="Arial" w:hint="eastAsia"/>
          <w:sz w:val="21"/>
          <w:szCs w:val="21"/>
        </w:rPr>
        <w:t>”</w:t>
      </w:r>
      <w:r w:rsidR="00196E31">
        <w:rPr>
          <w:rFonts w:ascii="Arial" w:hAnsi="Arial" w:cs="Arial" w:hint="eastAsia"/>
          <w:sz w:val="21"/>
          <w:szCs w:val="21"/>
        </w:rPr>
        <w:t>会相应变为</w:t>
      </w:r>
      <w:r w:rsidR="00196E31">
        <w:rPr>
          <w:rFonts w:ascii="Arial" w:hAnsi="Arial" w:cs="Arial" w:hint="eastAsia"/>
          <w:sz w:val="21"/>
          <w:szCs w:val="21"/>
        </w:rPr>
        <w:t>5</w:t>
      </w:r>
      <w:r w:rsidR="00196E31">
        <w:rPr>
          <w:rFonts w:ascii="Arial" w:hAnsi="Arial" w:cs="Arial" w:hint="eastAsia"/>
          <w:sz w:val="21"/>
          <w:szCs w:val="21"/>
        </w:rPr>
        <w:t>。</w:t>
      </w:r>
    </w:p>
    <w:p w:rsidR="00196E31" w:rsidRDefault="00196E31" w:rsidP="00E37C36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“</w:t>
      </w:r>
      <w:del w:id="380" w:author="XU Long" w:date="2018-08-14T09:49:00Z">
        <w:r w:rsidDel="00051AB9">
          <w:rPr>
            <w:rFonts w:ascii="Arial" w:hAnsi="Arial" w:cs="Arial" w:hint="eastAsia"/>
            <w:sz w:val="21"/>
            <w:szCs w:val="21"/>
          </w:rPr>
          <w:delText>清空现有</w:delText>
        </w:r>
      </w:del>
      <w:ins w:id="381" w:author="XU Long" w:date="2018-08-14T09:49:00Z">
        <w:r w:rsidR="00051AB9">
          <w:rPr>
            <w:rFonts w:ascii="Arial" w:hAnsi="Arial" w:cs="Arial" w:hint="eastAsia"/>
            <w:sz w:val="21"/>
            <w:szCs w:val="21"/>
          </w:rPr>
          <w:t>初始化</w:t>
        </w:r>
      </w:ins>
      <w:r>
        <w:rPr>
          <w:rFonts w:ascii="Arial" w:hAnsi="Arial" w:cs="Arial" w:hint="eastAsia"/>
          <w:sz w:val="21"/>
          <w:szCs w:val="21"/>
        </w:rPr>
        <w:t>部品表”复选框可以让用户控制是否在加入特定的</w:t>
      </w:r>
      <w:proofErr w:type="gramStart"/>
      <w:r>
        <w:rPr>
          <w:rFonts w:ascii="Arial" w:hAnsi="Arial" w:cs="Arial" w:hint="eastAsia"/>
          <w:sz w:val="21"/>
          <w:szCs w:val="21"/>
        </w:rPr>
        <w:t>部品表字符串</w:t>
      </w:r>
      <w:proofErr w:type="gramEnd"/>
      <w:r>
        <w:rPr>
          <w:rFonts w:ascii="Arial" w:hAnsi="Arial" w:cs="Arial" w:hint="eastAsia"/>
          <w:sz w:val="21"/>
          <w:szCs w:val="21"/>
        </w:rPr>
        <w:t>之前清</w:t>
      </w:r>
      <w:proofErr w:type="gramStart"/>
      <w:r>
        <w:rPr>
          <w:rFonts w:ascii="Arial" w:hAnsi="Arial" w:cs="Arial" w:hint="eastAsia"/>
          <w:sz w:val="21"/>
          <w:szCs w:val="21"/>
        </w:rPr>
        <w:t>空现有部</w:t>
      </w:r>
      <w:proofErr w:type="gramEnd"/>
      <w:r>
        <w:rPr>
          <w:rFonts w:ascii="Arial" w:hAnsi="Arial" w:cs="Arial" w:hint="eastAsia"/>
          <w:sz w:val="21"/>
          <w:szCs w:val="21"/>
        </w:rPr>
        <w:t>品表中的所有型号</w:t>
      </w:r>
      <w:r w:rsidR="00B969C9">
        <w:rPr>
          <w:rFonts w:ascii="Arial" w:hAnsi="Arial" w:cs="Arial" w:hint="eastAsia"/>
          <w:sz w:val="21"/>
          <w:szCs w:val="21"/>
        </w:rPr>
        <w:t>。</w:t>
      </w:r>
    </w:p>
    <w:p w:rsidR="00B969C9" w:rsidRDefault="00B969C9" w:rsidP="00E37C36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零件数为</w:t>
      </w:r>
      <w:r>
        <w:rPr>
          <w:rFonts w:ascii="Arial" w:hAnsi="Arial" w:cs="Arial" w:hint="eastAsia"/>
          <w:sz w:val="21"/>
          <w:szCs w:val="21"/>
        </w:rPr>
        <w:t>5</w:t>
      </w:r>
      <w:r>
        <w:rPr>
          <w:rFonts w:ascii="Arial" w:hAnsi="Arial" w:cs="Arial" w:hint="eastAsia"/>
          <w:sz w:val="21"/>
          <w:szCs w:val="21"/>
        </w:rPr>
        <w:t>的“直推杆”</w:t>
      </w:r>
      <w:r>
        <w:rPr>
          <w:rFonts w:ascii="Arial" w:hAnsi="Arial" w:cs="Arial" w:hint="eastAsia"/>
          <w:sz w:val="21"/>
          <w:szCs w:val="21"/>
        </w:rPr>
        <w:t>-&gt;</w:t>
      </w:r>
      <w:r>
        <w:rPr>
          <w:rFonts w:ascii="Arial" w:hAnsi="Arial" w:cs="Arial" w:hint="eastAsia"/>
          <w:sz w:val="21"/>
          <w:szCs w:val="21"/>
        </w:rPr>
        <w:t>“</w:t>
      </w:r>
      <w:r w:rsidRPr="00E37C36">
        <w:rPr>
          <w:rFonts w:ascii="Arial" w:hAnsi="Arial" w:cs="Arial" w:hint="eastAsia"/>
          <w:sz w:val="21"/>
          <w:szCs w:val="21"/>
        </w:rPr>
        <w:t xml:space="preserve"> </w:t>
      </w:r>
      <w:r w:rsidRPr="00E37C36">
        <w:rPr>
          <w:rFonts w:ascii="Arial" w:hAnsi="Arial" w:cs="Arial" w:hint="eastAsia"/>
          <w:sz w:val="21"/>
          <w:szCs w:val="21"/>
        </w:rPr>
        <w:t>超精密级直推杆</w:t>
      </w:r>
      <w:r>
        <w:rPr>
          <w:rFonts w:ascii="Arial" w:hAnsi="Arial" w:cs="Arial" w:hint="eastAsia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>-&gt;</w:t>
      </w:r>
      <w:r>
        <w:rPr>
          <w:rFonts w:ascii="Arial" w:hAnsi="Arial" w:cs="Arial" w:hint="eastAsia"/>
          <w:sz w:val="21"/>
          <w:szCs w:val="21"/>
        </w:rPr>
        <w:t>“</w:t>
      </w:r>
      <w:r w:rsidRPr="0057628E">
        <w:rPr>
          <w:rFonts w:ascii="Arial" w:hAnsi="Arial" w:cs="Arial" w:hint="eastAsia"/>
          <w:sz w:val="21"/>
          <w:szCs w:val="21"/>
        </w:rPr>
        <w:t xml:space="preserve"> EPV-L0.3-20.00</w:t>
      </w:r>
      <w:r>
        <w:rPr>
          <w:rFonts w:ascii="Arial" w:hAnsi="Arial" w:cs="Arial" w:hint="eastAsia"/>
          <w:sz w:val="21"/>
          <w:szCs w:val="21"/>
        </w:rPr>
        <w:t>”并且勾选“</w:t>
      </w:r>
      <w:ins w:id="382" w:author="XU Long" w:date="2018-08-14T09:53:00Z">
        <w:r w:rsidR="00051AB9">
          <w:rPr>
            <w:rFonts w:ascii="Arial" w:hAnsi="Arial" w:cs="Arial" w:hint="eastAsia"/>
            <w:sz w:val="21"/>
            <w:szCs w:val="21"/>
          </w:rPr>
          <w:t>初始化部品表</w:t>
        </w:r>
      </w:ins>
      <w:del w:id="383" w:author="XU Long" w:date="2018-08-14T09:53:00Z">
        <w:r w:rsidDel="00051AB9">
          <w:rPr>
            <w:rFonts w:ascii="Arial" w:hAnsi="Arial" w:cs="Arial" w:hint="eastAsia"/>
            <w:sz w:val="21"/>
            <w:szCs w:val="21"/>
          </w:rPr>
          <w:delText>清空现有部品表</w:delText>
        </w:r>
      </w:del>
      <w:r>
        <w:rPr>
          <w:rFonts w:ascii="Arial" w:hAnsi="Arial" w:cs="Arial" w:hint="eastAsia"/>
          <w:sz w:val="21"/>
          <w:szCs w:val="21"/>
        </w:rPr>
        <w:t>”，其对应的</w:t>
      </w:r>
      <w:proofErr w:type="gramStart"/>
      <w:r>
        <w:rPr>
          <w:rFonts w:ascii="Arial" w:hAnsi="Arial" w:cs="Arial" w:hint="eastAsia"/>
          <w:sz w:val="21"/>
          <w:szCs w:val="21"/>
        </w:rPr>
        <w:t>部品表为</w:t>
      </w:r>
      <w:proofErr w:type="gramEnd"/>
      <w:r>
        <w:rPr>
          <w:rFonts w:ascii="Arial" w:hAnsi="Arial" w:cs="Arial" w:hint="eastAsia"/>
          <w:sz w:val="21"/>
          <w:szCs w:val="21"/>
        </w:rPr>
        <w:t>：</w:t>
      </w:r>
    </w:p>
    <w:p w:rsidR="00B969C9" w:rsidRPr="00E37C36" w:rsidRDefault="00B969C9" w:rsidP="00C26911">
      <w:pPr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747590C3" wp14:editId="5D3F8B10">
            <wp:extent cx="3456432" cy="3482433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0007" cy="34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46" w:rsidRDefault="00574746" w:rsidP="002D6D6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574746" w:rsidRDefault="00574746" w:rsidP="002D6D6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574746" w:rsidRDefault="00574746" w:rsidP="002D6D6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574746" w:rsidRDefault="00574746" w:rsidP="002D6D6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574746" w:rsidRDefault="00574746" w:rsidP="002D6D6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574746" w:rsidDel="006311C1" w:rsidRDefault="00574746" w:rsidP="002D6D6A">
      <w:pPr>
        <w:jc w:val="center"/>
        <w:rPr>
          <w:del w:id="384" w:author="XU Long" w:date="2018-08-14T13:02:00Z"/>
          <w:rFonts w:ascii="Arial" w:hAnsi="Arial" w:cs="Arial"/>
          <w:b/>
          <w:bCs/>
          <w:sz w:val="24"/>
          <w:szCs w:val="24"/>
        </w:rPr>
      </w:pPr>
    </w:p>
    <w:p w:rsidR="00574746" w:rsidDel="006311C1" w:rsidRDefault="00574746" w:rsidP="002D6D6A">
      <w:pPr>
        <w:jc w:val="center"/>
        <w:rPr>
          <w:del w:id="385" w:author="XU Long" w:date="2018-08-14T13:02:00Z"/>
          <w:rFonts w:ascii="Arial" w:hAnsi="Arial" w:cs="Arial"/>
          <w:b/>
          <w:bCs/>
          <w:sz w:val="24"/>
          <w:szCs w:val="24"/>
        </w:rPr>
      </w:pPr>
    </w:p>
    <w:p w:rsidR="00574746" w:rsidDel="006311C1" w:rsidRDefault="00574746" w:rsidP="002D6D6A">
      <w:pPr>
        <w:jc w:val="center"/>
        <w:rPr>
          <w:del w:id="386" w:author="XU Long" w:date="2018-08-14T13:02:00Z"/>
          <w:rFonts w:ascii="Arial" w:hAnsi="Arial" w:cs="Arial"/>
          <w:b/>
          <w:bCs/>
          <w:sz w:val="24"/>
          <w:szCs w:val="24"/>
        </w:rPr>
      </w:pPr>
    </w:p>
    <w:p w:rsidR="00574746" w:rsidDel="006311C1" w:rsidRDefault="00574746" w:rsidP="002D6D6A">
      <w:pPr>
        <w:jc w:val="center"/>
        <w:rPr>
          <w:del w:id="387" w:author="XU Long" w:date="2018-08-14T13:02:00Z"/>
          <w:rFonts w:ascii="Arial" w:hAnsi="Arial" w:cs="Arial"/>
          <w:b/>
          <w:bCs/>
          <w:sz w:val="24"/>
          <w:szCs w:val="24"/>
        </w:rPr>
      </w:pPr>
    </w:p>
    <w:p w:rsidR="00574746" w:rsidDel="006311C1" w:rsidRDefault="00574746" w:rsidP="002D6D6A">
      <w:pPr>
        <w:jc w:val="center"/>
        <w:rPr>
          <w:del w:id="388" w:author="XU Long" w:date="2018-08-14T13:02:00Z"/>
          <w:rFonts w:ascii="Arial" w:hAnsi="Arial" w:cs="Arial"/>
          <w:b/>
          <w:bCs/>
          <w:sz w:val="24"/>
          <w:szCs w:val="24"/>
        </w:rPr>
      </w:pPr>
    </w:p>
    <w:p w:rsidR="00574746" w:rsidDel="006311C1" w:rsidRDefault="00574746" w:rsidP="002D6D6A">
      <w:pPr>
        <w:jc w:val="center"/>
        <w:rPr>
          <w:del w:id="389" w:author="XU Long" w:date="2018-08-14T13:02:00Z"/>
          <w:rFonts w:ascii="Arial" w:hAnsi="Arial" w:cs="Arial"/>
          <w:b/>
          <w:bCs/>
          <w:sz w:val="24"/>
          <w:szCs w:val="24"/>
        </w:rPr>
      </w:pPr>
    </w:p>
    <w:p w:rsidR="00E37C36" w:rsidRPr="004C5B1B" w:rsidRDefault="00E37C36" w:rsidP="002D6D6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C5B1B">
        <w:rPr>
          <w:rFonts w:ascii="Arial" w:hAnsi="Arial" w:cs="Arial"/>
          <w:b/>
          <w:bCs/>
          <w:sz w:val="24"/>
          <w:szCs w:val="24"/>
        </w:rPr>
        <w:t>Mold EX-Press</w:t>
      </w:r>
      <w:r w:rsidR="002D6D6A">
        <w:rPr>
          <w:rFonts w:ascii="Arial" w:hAnsi="Arial" w:cs="Arial" w:hint="eastAsia"/>
          <w:b/>
          <w:bCs/>
          <w:sz w:val="24"/>
          <w:szCs w:val="24"/>
        </w:rPr>
        <w:t xml:space="preserve"> for Mold</w:t>
      </w:r>
      <w:r w:rsidRPr="004C5B1B">
        <w:rPr>
          <w:rFonts w:ascii="Arial" w:hAnsi="Arial" w:cs="Arial" w:hint="eastAsia"/>
          <w:b/>
          <w:bCs/>
          <w:sz w:val="24"/>
          <w:szCs w:val="24"/>
        </w:rPr>
        <w:t>开发接口</w:t>
      </w:r>
    </w:p>
    <w:p w:rsidR="003400C4" w:rsidRPr="003F64A4" w:rsidDel="009F5397" w:rsidRDefault="003400C4" w:rsidP="003400C4">
      <w:pPr>
        <w:pStyle w:val="a8"/>
        <w:ind w:left="0"/>
        <w:rPr>
          <w:del w:id="390" w:author="XU Long" w:date="2018-08-14T10:00:00Z"/>
          <w:rFonts w:ascii="Arial" w:hAnsi="Arial" w:cs="Arial"/>
          <w:color w:val="FF0000"/>
          <w:sz w:val="21"/>
          <w:szCs w:val="21"/>
        </w:rPr>
      </w:pPr>
      <w:del w:id="391" w:author="XU Long" w:date="2018-08-14T10:00:00Z">
        <w:r w:rsidRPr="003F64A4" w:rsidDel="009F5397">
          <w:rPr>
            <w:rFonts w:ascii="Arial" w:hAnsi="Arial" w:cs="Arial"/>
            <w:color w:val="FF0000"/>
            <w:sz w:val="21"/>
            <w:szCs w:val="21"/>
          </w:rPr>
          <w:delText>Mold EX-Press</w:delText>
        </w:r>
        <w:r w:rsidRPr="003F64A4" w:rsidDel="009F5397">
          <w:rPr>
            <w:rFonts w:ascii="Arial" w:hAnsi="Arial" w:cs="Arial" w:hint="eastAsia"/>
            <w:color w:val="FF0000"/>
            <w:sz w:val="21"/>
            <w:szCs w:val="21"/>
          </w:rPr>
          <w:delText xml:space="preserve"> for Mold</w:delText>
        </w:r>
        <w:r w:rsidRPr="003F64A4" w:rsidDel="009F5397">
          <w:rPr>
            <w:rFonts w:ascii="Arial" w:hAnsi="Arial" w:cs="Arial" w:hint="eastAsia"/>
            <w:color w:val="FF0000"/>
            <w:sz w:val="21"/>
            <w:szCs w:val="21"/>
          </w:rPr>
          <w:delText>开发接口本身是用</w:delText>
        </w:r>
        <w:r w:rsidRPr="003F64A4" w:rsidDel="009F5397">
          <w:rPr>
            <w:rFonts w:ascii="Arial" w:hAnsi="Arial" w:cs="Arial" w:hint="eastAsia"/>
            <w:color w:val="FF0000"/>
            <w:sz w:val="21"/>
            <w:szCs w:val="21"/>
          </w:rPr>
          <w:delText>vc9</w:delText>
        </w:r>
        <w:r w:rsidRPr="003F64A4" w:rsidDel="009F5397">
          <w:rPr>
            <w:rFonts w:ascii="Arial" w:hAnsi="Arial" w:cs="Arial" w:hint="eastAsia"/>
            <w:color w:val="FF0000"/>
            <w:sz w:val="21"/>
            <w:szCs w:val="21"/>
          </w:rPr>
          <w:delText>开发的；</w:delText>
        </w:r>
      </w:del>
    </w:p>
    <w:p w:rsidR="003400C4" w:rsidRDefault="000C4280" w:rsidP="003400C4">
      <w:pPr>
        <w:pStyle w:val="a8"/>
        <w:ind w:left="0"/>
        <w:rPr>
          <w:rFonts w:ascii="Arial" w:hAnsi="Arial" w:cs="Arial"/>
          <w:sz w:val="21"/>
          <w:szCs w:val="21"/>
        </w:rPr>
      </w:pPr>
      <w:proofErr w:type="spellStart"/>
      <w:r w:rsidRPr="003400C4">
        <w:rPr>
          <w:rFonts w:ascii="Arial" w:hAnsi="Arial" w:cs="Arial" w:hint="eastAsia"/>
          <w:sz w:val="21"/>
          <w:szCs w:val="21"/>
        </w:rPr>
        <w:t>COut.h</w:t>
      </w:r>
      <w:proofErr w:type="spellEnd"/>
      <w:r w:rsidRPr="003400C4">
        <w:rPr>
          <w:rFonts w:ascii="Arial" w:hAnsi="Arial" w:cs="Arial" w:hint="eastAsia"/>
          <w:sz w:val="21"/>
          <w:szCs w:val="21"/>
        </w:rPr>
        <w:t>文件包含了</w:t>
      </w:r>
      <w:r w:rsidR="003400C4">
        <w:rPr>
          <w:rFonts w:ascii="Arial" w:hAnsi="Arial" w:cs="Arial" w:hint="eastAsia"/>
          <w:sz w:val="21"/>
          <w:szCs w:val="21"/>
        </w:rPr>
        <w:t>导出的所有</w:t>
      </w:r>
      <w:r w:rsidRPr="003400C4">
        <w:rPr>
          <w:rFonts w:ascii="Arial" w:hAnsi="Arial" w:cs="Arial" w:hint="eastAsia"/>
          <w:sz w:val="21"/>
          <w:szCs w:val="21"/>
        </w:rPr>
        <w:t>API</w:t>
      </w:r>
      <w:r w:rsidR="002D6D6A" w:rsidRPr="003400C4">
        <w:rPr>
          <w:rFonts w:ascii="Arial" w:hAnsi="Arial" w:cs="Arial" w:hint="eastAsia"/>
          <w:sz w:val="21"/>
          <w:szCs w:val="21"/>
        </w:rPr>
        <w:t>函数；</w:t>
      </w:r>
    </w:p>
    <w:p w:rsidR="00F36BDC" w:rsidRDefault="002D6D6A" w:rsidP="003400C4">
      <w:pPr>
        <w:pStyle w:val="a8"/>
        <w:ind w:left="0"/>
        <w:rPr>
          <w:rFonts w:ascii="Arial" w:hAnsi="Arial" w:cs="Arial"/>
          <w:sz w:val="21"/>
          <w:szCs w:val="21"/>
        </w:rPr>
      </w:pPr>
      <w:r w:rsidRPr="002D6D6A">
        <w:rPr>
          <w:rFonts w:ascii="Arial" w:hAnsi="Arial" w:cs="Arial" w:hint="eastAsia"/>
          <w:sz w:val="21"/>
          <w:szCs w:val="21"/>
        </w:rPr>
        <w:t>用户可以在</w:t>
      </w:r>
      <w:r w:rsidRPr="002D6D6A">
        <w:rPr>
          <w:rFonts w:ascii="Arial" w:hAnsi="Arial" w:cs="Arial" w:hint="eastAsia"/>
          <w:sz w:val="21"/>
          <w:szCs w:val="21"/>
        </w:rPr>
        <w:t>$(</w:t>
      </w:r>
      <w:r w:rsidRPr="002D6D6A">
        <w:rPr>
          <w:rFonts w:ascii="Arial" w:hAnsi="Arial" w:cs="Arial"/>
          <w:sz w:val="21"/>
          <w:szCs w:val="21"/>
        </w:rPr>
        <w:t xml:space="preserve">Mold EX-Press </w:t>
      </w:r>
      <w:r w:rsidRPr="002D6D6A">
        <w:rPr>
          <w:rFonts w:ascii="Arial" w:hAnsi="Arial" w:cs="Arial" w:hint="eastAsia"/>
          <w:sz w:val="21"/>
          <w:szCs w:val="21"/>
        </w:rPr>
        <w:t xml:space="preserve">for Mold </w:t>
      </w:r>
      <w:r w:rsidRPr="002D6D6A">
        <w:rPr>
          <w:rFonts w:ascii="Arial" w:hAnsi="Arial" w:cs="Arial"/>
          <w:sz w:val="21"/>
          <w:szCs w:val="21"/>
        </w:rPr>
        <w:t>SDK</w:t>
      </w:r>
      <w:r>
        <w:rPr>
          <w:rFonts w:ascii="Arial" w:hAnsi="Arial" w:cs="Arial" w:hint="eastAsia"/>
          <w:sz w:val="21"/>
          <w:szCs w:val="21"/>
        </w:rPr>
        <w:t>)\</w:t>
      </w:r>
      <w:ins w:id="392" w:author="XU Long" w:date="2018-08-14T10:01:00Z">
        <w:r w:rsidR="009F5397">
          <w:rPr>
            <w:rFonts w:ascii="Arial" w:hAnsi="Arial" w:cs="Arial" w:hint="eastAsia"/>
            <w:sz w:val="21"/>
            <w:szCs w:val="21"/>
          </w:rPr>
          <w:t>I</w:t>
        </w:r>
      </w:ins>
      <w:del w:id="393" w:author="XU Long" w:date="2018-08-14T10:00:00Z">
        <w:r w:rsidDel="009F5397">
          <w:rPr>
            <w:rFonts w:ascii="Arial" w:hAnsi="Arial" w:cs="Arial" w:hint="eastAsia"/>
            <w:sz w:val="21"/>
            <w:szCs w:val="21"/>
          </w:rPr>
          <w:delText>i</w:delText>
        </w:r>
      </w:del>
      <w:r>
        <w:rPr>
          <w:rFonts w:ascii="Arial" w:hAnsi="Arial" w:cs="Arial" w:hint="eastAsia"/>
          <w:sz w:val="21"/>
          <w:szCs w:val="21"/>
        </w:rPr>
        <w:t>nclude</w:t>
      </w:r>
      <w:r w:rsidRPr="002D6D6A">
        <w:rPr>
          <w:rFonts w:ascii="Arial" w:hAnsi="Arial" w:cs="Arial" w:hint="eastAsia"/>
          <w:sz w:val="21"/>
          <w:szCs w:val="21"/>
        </w:rPr>
        <w:t>路径下找到</w:t>
      </w:r>
      <w:proofErr w:type="spellStart"/>
      <w:r>
        <w:rPr>
          <w:rFonts w:ascii="Arial" w:hAnsi="Arial" w:cs="Arial" w:hint="eastAsia"/>
          <w:sz w:val="21"/>
          <w:szCs w:val="21"/>
        </w:rPr>
        <w:t>COut.h</w:t>
      </w:r>
      <w:proofErr w:type="spellEnd"/>
      <w:r w:rsidRPr="002D6D6A">
        <w:rPr>
          <w:rFonts w:ascii="Arial" w:hAnsi="Arial" w:cs="Arial" w:hint="eastAsia"/>
          <w:sz w:val="21"/>
          <w:szCs w:val="21"/>
        </w:rPr>
        <w:t>。</w:t>
      </w:r>
      <w:r w:rsidR="00F36BDC">
        <w:rPr>
          <w:rFonts w:ascii="Arial" w:hAnsi="Arial" w:cs="Arial" w:hint="eastAsia"/>
          <w:sz w:val="21"/>
          <w:szCs w:val="21"/>
        </w:rPr>
        <w:t>下面的两张图表明了</w:t>
      </w:r>
      <w:r w:rsidR="00F36BDC">
        <w:rPr>
          <w:rFonts w:ascii="Arial" w:hAnsi="Arial" w:cs="Arial" w:hint="eastAsia"/>
          <w:sz w:val="21"/>
          <w:szCs w:val="21"/>
        </w:rPr>
        <w:t>API</w:t>
      </w:r>
      <w:r w:rsidR="00F36BDC">
        <w:rPr>
          <w:rFonts w:ascii="Arial" w:hAnsi="Arial" w:cs="Arial" w:hint="eastAsia"/>
          <w:sz w:val="21"/>
          <w:szCs w:val="21"/>
        </w:rPr>
        <w:t>函数编号和</w:t>
      </w:r>
      <w:ins w:id="394" w:author="XU Long" w:date="2018-08-17T00:57:00Z">
        <w:r w:rsidR="00F83B4E" w:rsidRPr="001B068D">
          <w:rPr>
            <w:rFonts w:ascii="Arial" w:hAnsi="Arial" w:cs="Arial"/>
            <w:sz w:val="21"/>
            <w:szCs w:val="21"/>
          </w:rPr>
          <w:t>Sample for Mo</w:t>
        </w:r>
        <w:r w:rsidR="00F83B4E" w:rsidRPr="001B068D">
          <w:rPr>
            <w:rFonts w:ascii="Arial" w:hAnsi="Arial" w:cs="Arial" w:hint="eastAsia"/>
            <w:sz w:val="21"/>
            <w:szCs w:val="21"/>
          </w:rPr>
          <w:t>ld</w:t>
        </w:r>
      </w:ins>
      <w:del w:id="395" w:author="XU Long" w:date="2018-08-17T00:57:00Z">
        <w:r w:rsidR="00F36BDC" w:rsidDel="00F83B4E">
          <w:rPr>
            <w:rFonts w:ascii="Arial" w:hAnsi="Arial" w:cs="Arial" w:hint="eastAsia"/>
            <w:sz w:val="21"/>
            <w:szCs w:val="21"/>
          </w:rPr>
          <w:delText>MEXSample</w:delText>
        </w:r>
      </w:del>
      <w:r w:rsidR="00F36BDC">
        <w:rPr>
          <w:rFonts w:ascii="Arial" w:hAnsi="Arial" w:cs="Arial" w:hint="eastAsia"/>
          <w:sz w:val="21"/>
          <w:szCs w:val="21"/>
        </w:rPr>
        <w:t>各项功能之间的对应的关系。</w:t>
      </w:r>
    </w:p>
    <w:p w:rsidR="00F36BDC" w:rsidRPr="00F36BDC" w:rsidRDefault="00F36BDC" w:rsidP="00F36BDC">
      <w:pPr>
        <w:pStyle w:val="a8"/>
        <w:ind w:left="0"/>
        <w:rPr>
          <w:rFonts w:ascii="Arial" w:hAnsi="Arial" w:cs="Arial"/>
          <w:sz w:val="21"/>
          <w:szCs w:val="21"/>
        </w:rPr>
      </w:pPr>
    </w:p>
    <w:p w:rsidR="00C644E6" w:rsidRDefault="00C644E6">
      <w:pPr>
        <w:pStyle w:val="a8"/>
        <w:ind w:left="0"/>
        <w:jc w:val="center"/>
        <w:rPr>
          <w:ins w:id="396" w:author="XU Long" w:date="2018-08-14T10:02:00Z"/>
          <w:rFonts w:ascii="Arial" w:hAnsi="Arial" w:cs="Arial"/>
          <w:sz w:val="21"/>
          <w:szCs w:val="21"/>
        </w:rPr>
        <w:pPrChange w:id="397" w:author="XU Long" w:date="2018-08-14T10:08:00Z">
          <w:pPr>
            <w:pStyle w:val="a8"/>
            <w:ind w:left="0"/>
          </w:pPr>
        </w:pPrChange>
      </w:pPr>
      <w:del w:id="398" w:author="XU Long" w:date="2018-08-14T10:08:00Z">
        <w:r w:rsidDel="009F5397">
          <w:rPr>
            <w:rFonts w:ascii="Arial" w:hAnsi="Arial" w:cs="Arial"/>
            <w:noProof/>
            <w:sz w:val="21"/>
            <w:szCs w:val="21"/>
          </w:rPr>
          <w:drawing>
            <wp:inline distT="0" distB="0" distL="0" distR="0" wp14:anchorId="255456FB" wp14:editId="2F999F72">
              <wp:extent cx="5937250" cy="2895600"/>
              <wp:effectExtent l="0" t="0" r="6350" b="0"/>
              <wp:docPr id="29" name="图片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7250" cy="2895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399" w:author="XU Long" w:date="2018-08-14T10:08:00Z">
        <w:r w:rsidR="009F5397">
          <w:rPr>
            <w:noProof/>
          </w:rPr>
          <w:drawing>
            <wp:inline distT="0" distB="0" distL="0" distR="0" wp14:anchorId="1FB23A53" wp14:editId="6CA1AE81">
              <wp:extent cx="5486400" cy="3260725"/>
              <wp:effectExtent l="0" t="0" r="0" b="0"/>
              <wp:docPr id="69" name="图片 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260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9F5397" w:rsidRDefault="009F5397" w:rsidP="002D6D6A">
      <w:pPr>
        <w:pStyle w:val="a8"/>
        <w:ind w:left="0"/>
        <w:rPr>
          <w:rFonts w:ascii="Arial" w:hAnsi="Arial" w:cs="Arial"/>
          <w:sz w:val="21"/>
          <w:szCs w:val="21"/>
        </w:rPr>
      </w:pPr>
    </w:p>
    <w:p w:rsidR="00C644E6" w:rsidDel="0069789A" w:rsidRDefault="00C644E6" w:rsidP="002D6D6A">
      <w:pPr>
        <w:pStyle w:val="a8"/>
        <w:ind w:left="0"/>
        <w:rPr>
          <w:del w:id="400" w:author="XU Long" w:date="2018-08-14T10:39:00Z"/>
          <w:rFonts w:ascii="Arial" w:hAnsi="Arial" w:cs="Arial"/>
          <w:sz w:val="21"/>
          <w:szCs w:val="21"/>
        </w:rPr>
      </w:pPr>
    </w:p>
    <w:p w:rsidR="00F36BDC" w:rsidDel="0069789A" w:rsidRDefault="00F36BDC" w:rsidP="002D6D6A">
      <w:pPr>
        <w:pStyle w:val="a8"/>
        <w:ind w:left="0"/>
        <w:rPr>
          <w:del w:id="401" w:author="XU Long" w:date="2018-08-14T10:39:00Z"/>
          <w:rFonts w:ascii="Arial" w:hAnsi="Arial" w:cs="Arial"/>
          <w:sz w:val="21"/>
          <w:szCs w:val="21"/>
        </w:rPr>
      </w:pPr>
    </w:p>
    <w:p w:rsidR="00F36BDC" w:rsidDel="0069789A" w:rsidRDefault="00F36BDC" w:rsidP="002D6D6A">
      <w:pPr>
        <w:pStyle w:val="a8"/>
        <w:ind w:left="0"/>
        <w:rPr>
          <w:del w:id="402" w:author="XU Long" w:date="2018-08-14T10:39:00Z"/>
          <w:rFonts w:ascii="Arial" w:hAnsi="Arial" w:cs="Arial"/>
          <w:sz w:val="21"/>
          <w:szCs w:val="21"/>
        </w:rPr>
      </w:pPr>
    </w:p>
    <w:p w:rsidR="00C644E6" w:rsidRDefault="00F36BDC">
      <w:pPr>
        <w:pStyle w:val="a8"/>
        <w:ind w:left="0"/>
        <w:jc w:val="center"/>
        <w:rPr>
          <w:rFonts w:ascii="Arial" w:hAnsi="Arial" w:cs="Arial"/>
          <w:sz w:val="21"/>
          <w:szCs w:val="21"/>
        </w:rPr>
        <w:pPrChange w:id="403" w:author="XU Long" w:date="2018-08-14T10:39:00Z">
          <w:pPr>
            <w:pStyle w:val="a8"/>
            <w:ind w:left="0"/>
          </w:pPr>
        </w:pPrChange>
      </w:pPr>
      <w:del w:id="404" w:author="XU Long" w:date="2018-08-14T10:39:00Z">
        <w:r w:rsidDel="0069789A">
          <w:rPr>
            <w:rFonts w:ascii="Arial" w:hAnsi="Arial" w:cs="Arial" w:hint="eastAsia"/>
            <w:noProof/>
            <w:sz w:val="21"/>
            <w:szCs w:val="21"/>
          </w:rPr>
          <w:drawing>
            <wp:inline distT="0" distB="0" distL="0" distR="0" wp14:anchorId="10CFEA62" wp14:editId="135F7D82">
              <wp:extent cx="5943600" cy="2895600"/>
              <wp:effectExtent l="0" t="0" r="0" b="0"/>
              <wp:docPr id="32" name="图片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4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2895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405" w:author="XU Long" w:date="2018-08-14T10:39:00Z">
        <w:r w:rsidR="0069789A">
          <w:rPr>
            <w:noProof/>
          </w:rPr>
          <w:drawing>
            <wp:inline distT="0" distB="0" distL="0" distR="0" wp14:anchorId="50332251" wp14:editId="4214D98D">
              <wp:extent cx="5486400" cy="3260725"/>
              <wp:effectExtent l="0" t="0" r="0" b="0"/>
              <wp:docPr id="70" name="图片 7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260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36BDC" w:rsidRDefault="00F36BDC" w:rsidP="002D6D6A">
      <w:pPr>
        <w:pStyle w:val="a8"/>
        <w:ind w:left="0"/>
        <w:rPr>
          <w:rFonts w:ascii="Arial" w:hAnsi="Arial" w:cs="Arial"/>
          <w:sz w:val="21"/>
          <w:szCs w:val="21"/>
        </w:rPr>
      </w:pPr>
    </w:p>
    <w:p w:rsidR="00F36BDC" w:rsidDel="00C323B4" w:rsidRDefault="00F36BDC" w:rsidP="002D6D6A">
      <w:pPr>
        <w:pStyle w:val="a8"/>
        <w:ind w:left="0"/>
        <w:rPr>
          <w:del w:id="406" w:author="XU Long" w:date="2018-08-14T10:49:00Z"/>
          <w:rFonts w:ascii="Arial" w:hAnsi="Arial" w:cs="Arial"/>
          <w:sz w:val="21"/>
          <w:szCs w:val="21"/>
        </w:rPr>
      </w:pPr>
    </w:p>
    <w:p w:rsidR="00F36BDC" w:rsidRDefault="00F36BDC" w:rsidP="002D6D6A">
      <w:pPr>
        <w:pStyle w:val="a8"/>
        <w:ind w:left="0"/>
        <w:rPr>
          <w:rFonts w:ascii="Arial" w:hAnsi="Arial" w:cs="Arial"/>
          <w:sz w:val="21"/>
          <w:szCs w:val="21"/>
        </w:rPr>
      </w:pPr>
    </w:p>
    <w:p w:rsidR="00262F64" w:rsidRPr="004C5B1B" w:rsidRDefault="00262F64" w:rsidP="00262F64">
      <w:pPr>
        <w:pStyle w:val="a8"/>
        <w:numPr>
          <w:ilvl w:val="0"/>
          <w:numId w:val="9"/>
        </w:numPr>
        <w:rPr>
          <w:rFonts w:ascii="Arial" w:hAnsi="Arial" w:cs="Arial"/>
          <w:color w:val="00B050"/>
          <w:sz w:val="21"/>
          <w:szCs w:val="21"/>
        </w:rPr>
      </w:pPr>
      <w:r w:rsidRPr="004C5B1B">
        <w:rPr>
          <w:rFonts w:ascii="Arial" w:hAnsi="Arial" w:cs="Arial" w:hint="eastAsia"/>
          <w:color w:val="00B050"/>
          <w:sz w:val="21"/>
          <w:szCs w:val="21"/>
        </w:rPr>
        <w:lastRenderedPageBreak/>
        <w:t xml:space="preserve">void </w:t>
      </w:r>
      <w:proofErr w:type="spellStart"/>
      <w:r w:rsidRPr="004C5B1B">
        <w:rPr>
          <w:rFonts w:ascii="Arial" w:hAnsi="Arial" w:cs="Arial"/>
          <w:color w:val="00B050"/>
          <w:sz w:val="21"/>
          <w:szCs w:val="21"/>
        </w:rPr>
        <w:t>oInit</w:t>
      </w:r>
      <w:proofErr w:type="spellEnd"/>
      <w:r w:rsidRPr="004C5B1B">
        <w:rPr>
          <w:rFonts w:ascii="Arial" w:hAnsi="Arial" w:cs="Arial"/>
          <w:color w:val="00B050"/>
          <w:sz w:val="21"/>
          <w:szCs w:val="21"/>
        </w:rPr>
        <w:t xml:space="preserve">(short </w:t>
      </w:r>
      <w:proofErr w:type="spellStart"/>
      <w:r w:rsidRPr="004C5B1B">
        <w:rPr>
          <w:rFonts w:ascii="Arial" w:hAnsi="Arial" w:cs="Arial"/>
          <w:color w:val="00B050"/>
          <w:sz w:val="21"/>
          <w:szCs w:val="21"/>
        </w:rPr>
        <w:t>i</w:t>
      </w:r>
      <w:proofErr w:type="spellEnd"/>
      <w:r w:rsidRPr="004C5B1B">
        <w:rPr>
          <w:rFonts w:ascii="Arial" w:hAnsi="Arial" w:cs="Arial"/>
          <w:color w:val="00B050"/>
          <w:sz w:val="21"/>
          <w:szCs w:val="21"/>
        </w:rPr>
        <w:t>)</w:t>
      </w:r>
    </w:p>
    <w:p w:rsidR="00CB28FD" w:rsidRPr="002D6D6A" w:rsidRDefault="00CB28FD" w:rsidP="002D6D6A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作用：初始化</w:t>
      </w:r>
      <w:r w:rsidR="002D6D6A">
        <w:rPr>
          <w:rFonts w:ascii="Arial" w:hAnsi="Arial" w:cs="Arial"/>
          <w:sz w:val="21"/>
          <w:szCs w:val="21"/>
        </w:rPr>
        <w:t>Mold EX-Pres</w:t>
      </w:r>
      <w:r w:rsidR="002D6D6A">
        <w:rPr>
          <w:rFonts w:ascii="Arial" w:hAnsi="Arial" w:cs="Arial" w:hint="eastAsia"/>
          <w:sz w:val="21"/>
          <w:szCs w:val="21"/>
        </w:rPr>
        <w:t>s for Mold</w:t>
      </w:r>
      <w:r w:rsidRPr="002D6D6A">
        <w:rPr>
          <w:rFonts w:ascii="Arial" w:hAnsi="Arial" w:cs="Arial" w:hint="eastAsia"/>
          <w:sz w:val="21"/>
          <w:szCs w:val="21"/>
        </w:rPr>
        <w:t>开发接口</w:t>
      </w:r>
      <w:r w:rsidR="00B22B98" w:rsidRPr="002D6D6A">
        <w:rPr>
          <w:rFonts w:ascii="Arial" w:hAnsi="Arial" w:cs="Arial" w:hint="eastAsia"/>
          <w:sz w:val="21"/>
          <w:szCs w:val="21"/>
        </w:rPr>
        <w:t>；一个进程中只能调用一次</w:t>
      </w:r>
      <w:r w:rsidR="00E37C36" w:rsidRPr="002D6D6A">
        <w:rPr>
          <w:rFonts w:ascii="Arial" w:hAnsi="Arial" w:cs="Arial" w:hint="eastAsia"/>
          <w:sz w:val="21"/>
          <w:szCs w:val="21"/>
        </w:rPr>
        <w:t>。</w:t>
      </w:r>
    </w:p>
    <w:p w:rsidR="00CB28FD" w:rsidRPr="00A41645" w:rsidRDefault="00CB28FD" w:rsidP="00E37C36">
      <w:pPr>
        <w:pStyle w:val="a8"/>
        <w:ind w:left="360"/>
        <w:rPr>
          <w:rFonts w:ascii="Arial" w:hAnsi="Arial" w:cs="Arial"/>
          <w:sz w:val="21"/>
          <w:szCs w:val="21"/>
        </w:rPr>
      </w:pPr>
      <w:r w:rsidRPr="00A41645">
        <w:rPr>
          <w:rFonts w:ascii="Arial" w:hAnsi="Arial" w:cs="Arial" w:hint="eastAsia"/>
          <w:sz w:val="21"/>
          <w:szCs w:val="21"/>
        </w:rPr>
        <w:t>输入参数：</w:t>
      </w:r>
    </w:p>
    <w:p w:rsidR="00F36BDC" w:rsidRPr="00F36BDC" w:rsidRDefault="00CB28FD" w:rsidP="00F36BDC">
      <w:pPr>
        <w:pStyle w:val="a8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 w:hint="eastAsia"/>
          <w:sz w:val="21"/>
          <w:szCs w:val="21"/>
        </w:rPr>
        <w:t>i</w:t>
      </w:r>
      <w:proofErr w:type="spellEnd"/>
      <w:r>
        <w:rPr>
          <w:rFonts w:ascii="Arial" w:hAnsi="Arial" w:cs="Arial" w:hint="eastAsia"/>
          <w:sz w:val="21"/>
          <w:szCs w:val="21"/>
        </w:rPr>
        <w:t>：</w:t>
      </w:r>
      <w:r w:rsidR="005121BB">
        <w:rPr>
          <w:rFonts w:ascii="Arial" w:hAnsi="Arial" w:cs="Arial" w:hint="eastAsia"/>
          <w:sz w:val="21"/>
          <w:szCs w:val="21"/>
        </w:rPr>
        <w:t>取值范围如下表</w:t>
      </w:r>
      <w:r>
        <w:rPr>
          <w:rFonts w:ascii="Arial" w:hAnsi="Arial" w:cs="Arial" w:hint="eastAsia"/>
          <w:sz w:val="21"/>
          <w:szCs w:val="21"/>
        </w:rPr>
        <w:t>；根据输入值的不同，</w:t>
      </w:r>
      <w:r w:rsidR="002D6D6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>产生不同的模型文件。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756"/>
      </w:tblGrid>
      <w:tr w:rsidR="00007B9D" w:rsidTr="00E37C36">
        <w:trPr>
          <w:jc w:val="center"/>
        </w:trPr>
        <w:tc>
          <w:tcPr>
            <w:tcW w:w="1199" w:type="dxa"/>
          </w:tcPr>
          <w:p w:rsidR="00007B9D" w:rsidRDefault="00007B9D" w:rsidP="00AA4D60">
            <w:pPr>
              <w:pStyle w:val="a8"/>
              <w:ind w:left="0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输入值</w:t>
            </w:r>
          </w:p>
        </w:tc>
        <w:tc>
          <w:tcPr>
            <w:tcW w:w="1756" w:type="dxa"/>
          </w:tcPr>
          <w:p w:rsidR="00007B9D" w:rsidRDefault="00007B9D" w:rsidP="00AA4D60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生成的文件格式</w:t>
            </w:r>
          </w:p>
        </w:tc>
      </w:tr>
      <w:tr w:rsidR="00007B9D" w:rsidTr="00E37C36">
        <w:trPr>
          <w:jc w:val="center"/>
        </w:trPr>
        <w:tc>
          <w:tcPr>
            <w:tcW w:w="1199" w:type="dxa"/>
          </w:tcPr>
          <w:p w:rsidR="00007B9D" w:rsidRDefault="00007B9D" w:rsidP="00AA4D60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1</w:t>
            </w:r>
          </w:p>
        </w:tc>
        <w:tc>
          <w:tcPr>
            <w:tcW w:w="1756" w:type="dxa"/>
          </w:tcPr>
          <w:p w:rsidR="00007B9D" w:rsidRDefault="00007B9D" w:rsidP="00AA4D60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sat</w:t>
            </w:r>
            <w:r>
              <w:rPr>
                <w:rFonts w:ascii="Arial" w:hAnsi="Arial" w:cs="Arial" w:hint="eastAsia"/>
                <w:sz w:val="21"/>
                <w:szCs w:val="21"/>
              </w:rPr>
              <w:t>、</w:t>
            </w:r>
            <w:proofErr w:type="spellStart"/>
            <w:r>
              <w:rPr>
                <w:rFonts w:ascii="Arial" w:hAnsi="Arial" w:cs="Arial" w:hint="eastAsia"/>
                <w:sz w:val="21"/>
                <w:szCs w:val="21"/>
              </w:rPr>
              <w:t>dwg</w:t>
            </w:r>
            <w:proofErr w:type="spellEnd"/>
          </w:p>
        </w:tc>
      </w:tr>
      <w:tr w:rsidR="00007B9D" w:rsidTr="00E37C36">
        <w:trPr>
          <w:jc w:val="center"/>
        </w:trPr>
        <w:tc>
          <w:tcPr>
            <w:tcW w:w="1199" w:type="dxa"/>
          </w:tcPr>
          <w:p w:rsidR="00007B9D" w:rsidRDefault="00007B9D" w:rsidP="00AA4D60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4</w:t>
            </w:r>
          </w:p>
        </w:tc>
        <w:tc>
          <w:tcPr>
            <w:tcW w:w="1756" w:type="dxa"/>
          </w:tcPr>
          <w:p w:rsidR="00007B9D" w:rsidRDefault="005121BB" w:rsidP="005121BB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s</w:t>
            </w:r>
            <w:r w:rsidR="00007B9D">
              <w:rPr>
                <w:rFonts w:ascii="Arial" w:hAnsi="Arial" w:cs="Arial" w:hint="eastAsia"/>
                <w:sz w:val="21"/>
                <w:szCs w:val="21"/>
              </w:rPr>
              <w:t>at</w:t>
            </w:r>
          </w:p>
        </w:tc>
      </w:tr>
      <w:tr w:rsidR="00007B9D" w:rsidTr="00E37C36">
        <w:trPr>
          <w:jc w:val="center"/>
        </w:trPr>
        <w:tc>
          <w:tcPr>
            <w:tcW w:w="1199" w:type="dxa"/>
          </w:tcPr>
          <w:p w:rsidR="00007B9D" w:rsidRDefault="00007B9D" w:rsidP="00AA4D60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5</w:t>
            </w:r>
          </w:p>
        </w:tc>
        <w:tc>
          <w:tcPr>
            <w:tcW w:w="1756" w:type="dxa"/>
          </w:tcPr>
          <w:p w:rsidR="00007B9D" w:rsidRDefault="00007B9D" w:rsidP="00AA4D60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sat</w:t>
            </w:r>
            <w:r>
              <w:rPr>
                <w:rFonts w:ascii="Arial" w:hAnsi="Arial" w:cs="Arial" w:hint="eastAsia"/>
                <w:sz w:val="21"/>
                <w:szCs w:val="21"/>
              </w:rPr>
              <w:t>、</w:t>
            </w:r>
            <w:proofErr w:type="spellStart"/>
            <w:r>
              <w:rPr>
                <w:rFonts w:ascii="Arial" w:hAnsi="Arial" w:cs="Arial" w:hint="eastAsia"/>
                <w:sz w:val="21"/>
                <w:szCs w:val="21"/>
              </w:rPr>
              <w:t>stp</w:t>
            </w:r>
            <w:proofErr w:type="spellEnd"/>
          </w:p>
        </w:tc>
      </w:tr>
      <w:tr w:rsidR="00C323B4" w:rsidTr="00E37C36">
        <w:trPr>
          <w:jc w:val="center"/>
          <w:ins w:id="407" w:author="XU Long" w:date="2018-08-14T10:50:00Z"/>
        </w:trPr>
        <w:tc>
          <w:tcPr>
            <w:tcW w:w="1199" w:type="dxa"/>
          </w:tcPr>
          <w:p w:rsidR="00C323B4" w:rsidRDefault="00C323B4" w:rsidP="00AA4D60">
            <w:pPr>
              <w:pStyle w:val="a8"/>
              <w:ind w:left="0"/>
              <w:rPr>
                <w:ins w:id="408" w:author="XU Long" w:date="2018-08-14T10:50:00Z"/>
                <w:rFonts w:ascii="Arial" w:hAnsi="Arial" w:cs="Arial"/>
                <w:sz w:val="21"/>
                <w:szCs w:val="21"/>
              </w:rPr>
            </w:pPr>
            <w:ins w:id="409" w:author="XU Long" w:date="2018-08-14T10:50:00Z">
              <w:r>
                <w:rPr>
                  <w:rFonts w:ascii="Arial" w:hAnsi="Arial" w:cs="Arial" w:hint="eastAsia"/>
                  <w:sz w:val="21"/>
                  <w:szCs w:val="21"/>
                </w:rPr>
                <w:t>6</w:t>
              </w:r>
            </w:ins>
          </w:p>
        </w:tc>
        <w:tc>
          <w:tcPr>
            <w:tcW w:w="1756" w:type="dxa"/>
          </w:tcPr>
          <w:p w:rsidR="00C323B4" w:rsidRDefault="00C323B4" w:rsidP="00AA4D60">
            <w:pPr>
              <w:pStyle w:val="a8"/>
              <w:ind w:left="0"/>
              <w:rPr>
                <w:ins w:id="410" w:author="XU Long" w:date="2018-08-14T10:50:00Z"/>
                <w:rFonts w:ascii="Arial" w:hAnsi="Arial" w:cs="Arial"/>
                <w:sz w:val="21"/>
                <w:szCs w:val="21"/>
              </w:rPr>
            </w:pPr>
            <w:ins w:id="411" w:author="XU Long" w:date="2018-08-14T10:50:00Z">
              <w:r>
                <w:rPr>
                  <w:rFonts w:ascii="Arial" w:hAnsi="Arial" w:cs="Arial"/>
                  <w:sz w:val="21"/>
                  <w:szCs w:val="21"/>
                </w:rPr>
                <w:t>sat</w:t>
              </w:r>
              <w:r>
                <w:rPr>
                  <w:rFonts w:ascii="Arial" w:hAnsi="Arial" w:cs="Arial"/>
                  <w:sz w:val="21"/>
                  <w:szCs w:val="21"/>
                </w:rPr>
                <w:t>、</w:t>
              </w:r>
              <w:proofErr w:type="spellStart"/>
              <w:r>
                <w:rPr>
                  <w:rFonts w:ascii="Arial" w:hAnsi="Arial" w:cs="Arial"/>
                  <w:sz w:val="21"/>
                  <w:szCs w:val="21"/>
                </w:rPr>
                <w:t>dwg</w:t>
              </w:r>
              <w:proofErr w:type="spellEnd"/>
              <w:r>
                <w:rPr>
                  <w:rFonts w:ascii="Arial" w:hAnsi="Arial" w:cs="Arial"/>
                  <w:sz w:val="21"/>
                  <w:szCs w:val="21"/>
                </w:rPr>
                <w:t>、</w:t>
              </w:r>
              <w:proofErr w:type="spellStart"/>
              <w:r>
                <w:rPr>
                  <w:rFonts w:ascii="Arial" w:hAnsi="Arial" w:cs="Arial"/>
                  <w:sz w:val="21"/>
                  <w:szCs w:val="21"/>
                </w:rPr>
                <w:t>x</w:t>
              </w:r>
              <w:r>
                <w:rPr>
                  <w:rFonts w:ascii="Arial" w:hAnsi="Arial" w:cs="Arial" w:hint="eastAsia"/>
                  <w:sz w:val="21"/>
                  <w:szCs w:val="21"/>
                </w:rPr>
                <w:t>_t</w:t>
              </w:r>
              <w:proofErr w:type="spellEnd"/>
            </w:ins>
          </w:p>
        </w:tc>
      </w:tr>
    </w:tbl>
    <w:p w:rsidR="00F36BDC" w:rsidRDefault="00F36BDC" w:rsidP="00F36BDC">
      <w:pPr>
        <w:rPr>
          <w:rFonts w:ascii="Arial" w:hAnsi="Arial" w:cs="Arial"/>
          <w:sz w:val="21"/>
          <w:szCs w:val="21"/>
        </w:rPr>
      </w:pPr>
    </w:p>
    <w:p w:rsidR="00007B9D" w:rsidRPr="004C5B1B" w:rsidRDefault="00007B9D" w:rsidP="00007B9D">
      <w:pPr>
        <w:pStyle w:val="a8"/>
        <w:numPr>
          <w:ilvl w:val="0"/>
          <w:numId w:val="9"/>
        </w:numPr>
        <w:rPr>
          <w:rFonts w:ascii="Arial" w:hAnsi="Arial" w:cs="Arial"/>
          <w:color w:val="00B050"/>
          <w:sz w:val="21"/>
          <w:szCs w:val="21"/>
        </w:rPr>
      </w:pPr>
      <w:r w:rsidRPr="004C5B1B">
        <w:rPr>
          <w:rFonts w:ascii="Arial" w:hAnsi="Arial" w:cs="Arial"/>
          <w:color w:val="00B050"/>
          <w:sz w:val="21"/>
          <w:szCs w:val="21"/>
        </w:rPr>
        <w:t xml:space="preserve">short oShowInterfaceDlg1(short </w:t>
      </w:r>
      <w:proofErr w:type="spellStart"/>
      <w:r w:rsidRPr="004C5B1B">
        <w:rPr>
          <w:rFonts w:ascii="Arial" w:hAnsi="Arial" w:cs="Arial"/>
          <w:color w:val="00B050"/>
          <w:sz w:val="21"/>
          <w:szCs w:val="21"/>
        </w:rPr>
        <w:t>i</w:t>
      </w:r>
      <w:proofErr w:type="spellEnd"/>
      <w:r w:rsidRPr="004C5B1B">
        <w:rPr>
          <w:rFonts w:ascii="Arial" w:hAnsi="Arial" w:cs="Arial"/>
          <w:color w:val="00B050"/>
          <w:sz w:val="21"/>
          <w:szCs w:val="21"/>
        </w:rPr>
        <w:t>)</w:t>
      </w:r>
    </w:p>
    <w:p w:rsidR="00007B9D" w:rsidRDefault="00007B9D" w:rsidP="00A41645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作用：显示</w:t>
      </w:r>
      <w:r w:rsidR="002D6D6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>一级界面</w:t>
      </w:r>
      <w:r w:rsidR="00A41645">
        <w:rPr>
          <w:rFonts w:ascii="Arial" w:hAnsi="Arial" w:cs="Arial" w:hint="eastAsia"/>
          <w:sz w:val="21"/>
          <w:szCs w:val="21"/>
        </w:rPr>
        <w:t>。</w:t>
      </w:r>
    </w:p>
    <w:p w:rsidR="00007B9D" w:rsidRDefault="00007B9D" w:rsidP="00A41645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输入参数：</w:t>
      </w:r>
    </w:p>
    <w:p w:rsidR="00007B9D" w:rsidRDefault="00007B9D" w:rsidP="00F61A10">
      <w:pPr>
        <w:pStyle w:val="a8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 w:hint="eastAsia"/>
          <w:sz w:val="21"/>
          <w:szCs w:val="21"/>
        </w:rPr>
        <w:t>i</w:t>
      </w:r>
      <w:proofErr w:type="spellEnd"/>
      <w:r>
        <w:rPr>
          <w:rFonts w:ascii="Arial" w:hAnsi="Arial" w:cs="Arial" w:hint="eastAsia"/>
          <w:sz w:val="21"/>
          <w:szCs w:val="21"/>
        </w:rPr>
        <w:t>：取值范围是</w:t>
      </w:r>
      <w:r>
        <w:rPr>
          <w:rFonts w:ascii="Arial" w:hAnsi="Arial" w:cs="Arial" w:hint="eastAsia"/>
          <w:sz w:val="21"/>
          <w:szCs w:val="21"/>
        </w:rPr>
        <w:t xml:space="preserve">0 </w:t>
      </w:r>
      <w:r>
        <w:rPr>
          <w:rFonts w:ascii="Arial" w:hAnsi="Arial" w:cs="Arial"/>
          <w:sz w:val="21"/>
          <w:szCs w:val="21"/>
        </w:rPr>
        <w:t>–</w:t>
      </w:r>
      <w:r>
        <w:rPr>
          <w:rFonts w:ascii="Arial" w:hAnsi="Arial" w:cs="Arial" w:hint="eastAsia"/>
          <w:sz w:val="21"/>
          <w:szCs w:val="21"/>
        </w:rPr>
        <w:t xml:space="preserve"> 5</w:t>
      </w:r>
      <w:r>
        <w:rPr>
          <w:rFonts w:ascii="Arial" w:hAnsi="Arial" w:cs="Arial" w:hint="eastAsia"/>
          <w:sz w:val="21"/>
          <w:szCs w:val="21"/>
        </w:rPr>
        <w:t>；根据输入值的不同，</w:t>
      </w:r>
      <w:r w:rsidR="002D6D6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>显示对应的一级界面。</w:t>
      </w:r>
    </w:p>
    <w:p w:rsidR="00007B9D" w:rsidRDefault="00F36BDC" w:rsidP="00A41645">
      <w:pPr>
        <w:jc w:val="center"/>
        <w:rPr>
          <w:rFonts w:ascii="Arial" w:hAnsi="Arial" w:cs="Arial"/>
          <w:sz w:val="21"/>
          <w:szCs w:val="21"/>
        </w:rPr>
      </w:pPr>
      <w:del w:id="412" w:author="XU Long" w:date="2018-08-14T10:54:00Z">
        <w:r w:rsidDel="00C323B4">
          <w:rPr>
            <w:rFonts w:ascii="Arial" w:hAnsi="Arial" w:cs="Arial" w:hint="eastAsia"/>
            <w:noProof/>
            <w:sz w:val="21"/>
            <w:szCs w:val="21"/>
          </w:rPr>
          <mc:AlternateContent>
            <mc:Choice Requires="wps">
              <w:drawing>
                <wp:anchor distT="0" distB="0" distL="114300" distR="114300" simplePos="0" relativeHeight="251669504" behindDoc="0" locked="0" layoutInCell="1" allowOverlap="1" wp14:anchorId="09D5FC76" wp14:editId="7142EDF7">
                  <wp:simplePos x="0" y="0"/>
                  <wp:positionH relativeFrom="column">
                    <wp:posOffset>2987040</wp:posOffset>
                  </wp:positionH>
                  <wp:positionV relativeFrom="paragraph">
                    <wp:posOffset>576580</wp:posOffset>
                  </wp:positionV>
                  <wp:extent cx="36195" cy="206375"/>
                  <wp:effectExtent l="57150" t="38100" r="59055" b="22225"/>
                  <wp:wrapNone/>
                  <wp:docPr id="27" name="直接箭头连接符 2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36195" cy="20637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27" o:spid="_x0000_s1026" type="#_x0000_t32" style="position:absolute;margin-left:235.2pt;margin-top:45.4pt;width:2.85pt;height:16.2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" strokecolor="red" strokeweight="1pt">
                  <v:stroke endarrow="open"/>
                </v:shape>
              </w:pict>
            </mc:Fallback>
          </mc:AlternateContent>
        </w:r>
        <w:r w:rsidDel="00C323B4">
          <w:rPr>
            <w:rFonts w:ascii="Arial" w:hAnsi="Arial" w:cs="Arial" w:hint="eastAsia"/>
            <w:noProof/>
            <w:sz w:val="21"/>
            <w:szCs w:val="21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2FB0184A" wp14:editId="11A09698">
                  <wp:simplePos x="0" y="0"/>
                  <wp:positionH relativeFrom="column">
                    <wp:posOffset>2326894</wp:posOffset>
                  </wp:positionH>
                  <wp:positionV relativeFrom="paragraph">
                    <wp:posOffset>545465</wp:posOffset>
                  </wp:positionV>
                  <wp:extent cx="0" cy="243205"/>
                  <wp:effectExtent l="95250" t="38100" r="57150" b="23495"/>
                  <wp:wrapNone/>
                  <wp:docPr id="25" name="直接箭头连接符 2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0" cy="24320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id="直接箭头连接符 25" o:spid="_x0000_s1026" type="#_x0000_t32" style="position:absolute;margin-left:183.2pt;margin-top:42.95pt;width:0;height:19.1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" strokecolor="red" strokeweight="1pt">
                  <v:stroke endarrow="open"/>
                </v:shape>
              </w:pict>
            </mc:Fallback>
          </mc:AlternateContent>
        </w:r>
        <w:r w:rsidDel="00C323B4">
          <w:rPr>
            <w:rFonts w:ascii="Arial" w:hAnsi="Arial" w:cs="Arial" w:hint="eastAsia"/>
            <w:noProof/>
            <w:sz w:val="21"/>
            <w:szCs w:val="21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58BDF22D" wp14:editId="0A008197">
                  <wp:simplePos x="0" y="0"/>
                  <wp:positionH relativeFrom="column">
                    <wp:posOffset>1925574</wp:posOffset>
                  </wp:positionH>
                  <wp:positionV relativeFrom="paragraph">
                    <wp:posOffset>576580</wp:posOffset>
                  </wp:positionV>
                  <wp:extent cx="0" cy="207010"/>
                  <wp:effectExtent l="95250" t="38100" r="57150" b="21590"/>
                  <wp:wrapNone/>
                  <wp:docPr id="23" name="直接箭头连接符 2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0" cy="20701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id="直接箭头连接符 23" o:spid="_x0000_s1026" type="#_x0000_t32" style="position:absolute;margin-left:151.6pt;margin-top:45.4pt;width:0;height:16.3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" strokecolor="red" strokeweight="1pt">
                  <v:stroke endarrow="open"/>
                </v:shape>
              </w:pict>
            </mc:Fallback>
          </mc:AlternateContent>
        </w:r>
        <w:r w:rsidDel="00C323B4">
          <w:rPr>
            <w:rFonts w:ascii="Arial" w:hAnsi="Arial" w:cs="Arial" w:hint="eastAsia"/>
            <w:noProof/>
            <w:sz w:val="21"/>
            <w:szCs w:val="21"/>
          </w:rPr>
          <mc:AlternateContent>
            <mc:Choice Requires="wps">
              <w:drawing>
                <wp:anchor distT="0" distB="0" distL="114300" distR="114300" simplePos="0" relativeHeight="251667456" behindDoc="0" locked="0" layoutInCell="1" allowOverlap="1" wp14:anchorId="50783E25" wp14:editId="2FF4E570">
                  <wp:simplePos x="0" y="0"/>
                  <wp:positionH relativeFrom="column">
                    <wp:posOffset>2676144</wp:posOffset>
                  </wp:positionH>
                  <wp:positionV relativeFrom="paragraph">
                    <wp:posOffset>540258</wp:posOffset>
                  </wp:positionV>
                  <wp:extent cx="42672" cy="243586"/>
                  <wp:effectExtent l="57150" t="38100" r="52705" b="23495"/>
                  <wp:wrapNone/>
                  <wp:docPr id="26" name="直接箭头连接符 2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42672" cy="24358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id="直接箭头连接符 26" o:spid="_x0000_s1026" type="#_x0000_t32" style="position:absolute;margin-left:210.7pt;margin-top:42.55pt;width:3.35pt;height:19.2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" strokecolor="red" strokeweight="1pt">
                  <v:stroke endarrow="open"/>
                </v:shape>
              </w:pict>
            </mc:Fallback>
          </mc:AlternateContent>
        </w:r>
        <w:r w:rsidDel="00C323B4">
          <w:rPr>
            <w:rFonts w:ascii="Arial" w:hAnsi="Arial" w:cs="Arial" w:hint="eastAsia"/>
            <w:noProof/>
            <w:sz w:val="21"/>
            <w:szCs w:val="21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6112C4EA" wp14:editId="28192CEF">
                  <wp:simplePos x="0" y="0"/>
                  <wp:positionH relativeFrom="column">
                    <wp:posOffset>1468755</wp:posOffset>
                  </wp:positionH>
                  <wp:positionV relativeFrom="paragraph">
                    <wp:posOffset>576580</wp:posOffset>
                  </wp:positionV>
                  <wp:extent cx="72390" cy="207010"/>
                  <wp:effectExtent l="57150" t="38100" r="41910" b="21590"/>
                  <wp:wrapNone/>
                  <wp:docPr id="22" name="直接箭头连接符 2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72390" cy="20701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id="直接箭头连接符 22" o:spid="_x0000_s1026" type="#_x0000_t32" style="position:absolute;margin-left:115.65pt;margin-top:45.4pt;width:5.7pt;height:16.3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" strokecolor="red" strokeweight="1pt">
                  <v:stroke endarrow="open"/>
                </v:shape>
              </w:pict>
            </mc:Fallback>
          </mc:AlternateContent>
        </w:r>
        <w:r w:rsidDel="00C323B4">
          <w:rPr>
            <w:rFonts w:ascii="Arial" w:hAnsi="Arial" w:cs="Arial" w:hint="eastAsia"/>
            <w:noProof/>
            <w:sz w:val="21"/>
            <w:szCs w:val="21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8DDA430" wp14:editId="19F0BDB3">
                  <wp:simplePos x="0" y="0"/>
                  <wp:positionH relativeFrom="column">
                    <wp:posOffset>1224915</wp:posOffset>
                  </wp:positionH>
                  <wp:positionV relativeFrom="paragraph">
                    <wp:posOffset>576580</wp:posOffset>
                  </wp:positionV>
                  <wp:extent cx="91440" cy="207010"/>
                  <wp:effectExtent l="38100" t="38100" r="22860" b="21590"/>
                  <wp:wrapNone/>
                  <wp:docPr id="21" name="直接箭头连接符 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91440" cy="20701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id="直接箭头连接符 21" o:spid="_x0000_s1026" type="#_x0000_t32" style="position:absolute;margin-left:96.45pt;margin-top:45.4pt;width:7.2pt;height:16.3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" strokecolor="red" strokeweight="1pt">
                  <v:stroke endarrow="open"/>
                </v:shape>
              </w:pict>
            </mc:Fallback>
          </mc:AlternateContent>
        </w:r>
      </w:del>
      <w:del w:id="413" w:author="XU Long" w:date="2018-08-14T10:53:00Z">
        <w:r w:rsidR="00E8257F" w:rsidDel="00C323B4">
          <w:rPr>
            <w:rFonts w:ascii="Arial" w:hAnsi="Arial" w:cs="Arial" w:hint="eastAsia"/>
            <w:noProof/>
            <w:sz w:val="21"/>
            <w:szCs w:val="21"/>
          </w:rPr>
          <w:drawing>
            <wp:inline distT="0" distB="0" distL="0" distR="0" wp14:anchorId="0E57032B" wp14:editId="3B2137C0">
              <wp:extent cx="4075614" cy="4029456"/>
              <wp:effectExtent l="0" t="0" r="1270" b="9525"/>
              <wp:docPr id="20" name="图片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4"/>
                      <pic:cNvPicPr>
                        <a:picLocks noChangeAspect="1" noChangeArrowheads="1"/>
                      </pic:cNvPicPr>
                    </pic:nvPicPr>
                    <pic:blipFill>
                      <a:blip r:embed="rId4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85151" cy="4038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414" w:author="XU Long" w:date="2018-08-14T10:53:00Z">
        <w:r w:rsidR="00C323B4">
          <w:rPr>
            <w:noProof/>
          </w:rPr>
          <w:drawing>
            <wp:inline distT="0" distB="0" distL="0" distR="0" wp14:anchorId="2CD3A2B5" wp14:editId="352FADBB">
              <wp:extent cx="4572122" cy="4500154"/>
              <wp:effectExtent l="0" t="0" r="0" b="0"/>
              <wp:docPr id="71" name="图片 7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75260" cy="450324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A2A08" w:rsidRDefault="00BF5102" w:rsidP="00A41645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返回值</w:t>
      </w:r>
      <w:r w:rsidR="008A2A08">
        <w:rPr>
          <w:rFonts w:ascii="Arial" w:hAnsi="Arial" w:cs="Arial" w:hint="eastAsia"/>
          <w:sz w:val="21"/>
          <w:szCs w:val="21"/>
        </w:rPr>
        <w:t>：</w:t>
      </w:r>
    </w:p>
    <w:p w:rsidR="008A2A08" w:rsidDel="0087469F" w:rsidRDefault="008A2A08">
      <w:pPr>
        <w:pStyle w:val="a8"/>
        <w:rPr>
          <w:del w:id="415" w:author="XU Long" w:date="2018-08-14T13:04:00Z"/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short</w:t>
      </w:r>
      <w:r>
        <w:rPr>
          <w:rFonts w:ascii="Arial" w:hAnsi="Arial" w:cs="Arial" w:hint="eastAsia"/>
          <w:sz w:val="21"/>
          <w:szCs w:val="21"/>
        </w:rPr>
        <w:t>：无意义，</w:t>
      </w:r>
      <w:r w:rsidR="002D6D6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>内部使用</w:t>
      </w:r>
      <w:r w:rsidR="00A41645">
        <w:rPr>
          <w:rFonts w:ascii="Arial" w:hAnsi="Arial" w:cs="Arial" w:hint="eastAsia"/>
          <w:sz w:val="21"/>
          <w:szCs w:val="21"/>
        </w:rPr>
        <w:t>。</w:t>
      </w:r>
    </w:p>
    <w:p w:rsidR="0087469F" w:rsidRDefault="0087469F" w:rsidP="00F61A10">
      <w:pPr>
        <w:pStyle w:val="a8"/>
        <w:rPr>
          <w:ins w:id="416" w:author="XU Long" w:date="2018-08-14T13:04:00Z"/>
          <w:rFonts w:ascii="Arial" w:hAnsi="Arial" w:cs="Arial"/>
          <w:sz w:val="21"/>
          <w:szCs w:val="21"/>
        </w:rPr>
      </w:pPr>
    </w:p>
    <w:p w:rsidR="00F36BDC" w:rsidRPr="0087469F" w:rsidRDefault="00F36BDC">
      <w:pPr>
        <w:pStyle w:val="a8"/>
      </w:pPr>
    </w:p>
    <w:p w:rsidR="00F36BDC" w:rsidDel="0087469F" w:rsidRDefault="00F36BDC" w:rsidP="00F61A10">
      <w:pPr>
        <w:pStyle w:val="a8"/>
        <w:rPr>
          <w:del w:id="417" w:author="XU Long" w:date="2018-08-14T13:03:00Z"/>
          <w:rFonts w:ascii="Arial" w:hAnsi="Arial" w:cs="Arial"/>
          <w:sz w:val="21"/>
          <w:szCs w:val="21"/>
        </w:rPr>
      </w:pPr>
    </w:p>
    <w:p w:rsidR="00F36BDC" w:rsidDel="0087469F" w:rsidRDefault="00F36BDC" w:rsidP="00F36BDC">
      <w:pPr>
        <w:rPr>
          <w:del w:id="418" w:author="XU Long" w:date="2018-08-14T13:03:00Z"/>
          <w:rFonts w:ascii="Arial" w:hAnsi="Arial" w:cs="Arial"/>
          <w:sz w:val="21"/>
          <w:szCs w:val="21"/>
        </w:rPr>
      </w:pPr>
    </w:p>
    <w:p w:rsidR="0049263B" w:rsidRPr="00F36BDC" w:rsidDel="0087469F" w:rsidRDefault="0049263B" w:rsidP="00F36BDC">
      <w:pPr>
        <w:rPr>
          <w:del w:id="419" w:author="XU Long" w:date="2018-08-14T13:03:00Z"/>
          <w:rFonts w:ascii="Arial" w:hAnsi="Arial" w:cs="Arial"/>
          <w:sz w:val="21"/>
          <w:szCs w:val="21"/>
        </w:rPr>
      </w:pPr>
    </w:p>
    <w:p w:rsidR="008A2A08" w:rsidRPr="004C5B1B" w:rsidRDefault="008A2A08" w:rsidP="00A41645">
      <w:pPr>
        <w:pStyle w:val="a8"/>
        <w:numPr>
          <w:ilvl w:val="0"/>
          <w:numId w:val="9"/>
        </w:numPr>
        <w:rPr>
          <w:rFonts w:ascii="Arial" w:hAnsi="Arial" w:cs="Arial"/>
          <w:color w:val="00B050"/>
          <w:sz w:val="21"/>
          <w:szCs w:val="21"/>
        </w:rPr>
      </w:pPr>
      <w:r w:rsidRPr="004C5B1B">
        <w:rPr>
          <w:rFonts w:ascii="Arial" w:hAnsi="Arial" w:cs="Arial"/>
          <w:color w:val="00B050"/>
          <w:sz w:val="21"/>
          <w:szCs w:val="21"/>
        </w:rPr>
        <w:t xml:space="preserve">short oShowInterfaceDlg2(short index, BOOL </w:t>
      </w:r>
      <w:proofErr w:type="spellStart"/>
      <w:r w:rsidRPr="004C5B1B">
        <w:rPr>
          <w:rFonts w:ascii="Arial" w:hAnsi="Arial" w:cs="Arial"/>
          <w:color w:val="00B050"/>
          <w:sz w:val="21"/>
          <w:szCs w:val="21"/>
        </w:rPr>
        <w:t>C_Value</w:t>
      </w:r>
      <w:proofErr w:type="spellEnd"/>
      <w:r w:rsidRPr="004C5B1B">
        <w:rPr>
          <w:rFonts w:ascii="Arial" w:hAnsi="Arial" w:cs="Arial"/>
          <w:color w:val="00B050"/>
          <w:sz w:val="21"/>
          <w:szCs w:val="21"/>
        </w:rPr>
        <w:t>, short Setting)</w:t>
      </w:r>
    </w:p>
    <w:p w:rsidR="00947C08" w:rsidRDefault="008A2A08" w:rsidP="00A41645">
      <w:pPr>
        <w:pStyle w:val="a8"/>
        <w:ind w:left="360"/>
        <w:rPr>
          <w:rFonts w:ascii="Arial" w:hAnsi="Arial" w:cs="Arial"/>
          <w:sz w:val="21"/>
          <w:szCs w:val="21"/>
        </w:rPr>
      </w:pPr>
      <w:r w:rsidRPr="008A2A08">
        <w:rPr>
          <w:rFonts w:ascii="Arial" w:hAnsi="Arial" w:cs="Arial" w:hint="eastAsia"/>
          <w:sz w:val="21"/>
          <w:szCs w:val="21"/>
        </w:rPr>
        <w:t>作用：显示</w:t>
      </w:r>
      <w:r w:rsidR="002D6D6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>各分类的二</w:t>
      </w:r>
      <w:r w:rsidRPr="008A2A08">
        <w:rPr>
          <w:rFonts w:ascii="Arial" w:hAnsi="Arial" w:cs="Arial" w:hint="eastAsia"/>
          <w:sz w:val="21"/>
          <w:szCs w:val="21"/>
        </w:rPr>
        <w:t>级界面</w:t>
      </w:r>
      <w:r w:rsidR="00A41645">
        <w:rPr>
          <w:rFonts w:ascii="Arial" w:hAnsi="Arial" w:cs="Arial" w:hint="eastAsia"/>
          <w:sz w:val="21"/>
          <w:szCs w:val="21"/>
        </w:rPr>
        <w:t>。</w:t>
      </w:r>
    </w:p>
    <w:p w:rsidR="00947C08" w:rsidRDefault="008A2A08" w:rsidP="00A41645">
      <w:pPr>
        <w:pStyle w:val="a8"/>
        <w:ind w:left="360"/>
        <w:rPr>
          <w:rFonts w:ascii="Arial" w:hAnsi="Arial" w:cs="Arial"/>
          <w:sz w:val="21"/>
          <w:szCs w:val="21"/>
        </w:rPr>
      </w:pPr>
      <w:r w:rsidRPr="00947C08">
        <w:rPr>
          <w:rFonts w:ascii="Arial" w:hAnsi="Arial" w:cs="Arial" w:hint="eastAsia"/>
          <w:sz w:val="21"/>
          <w:szCs w:val="21"/>
        </w:rPr>
        <w:t>输入参数：</w:t>
      </w:r>
    </w:p>
    <w:p w:rsidR="00AE682D" w:rsidRDefault="00947C08" w:rsidP="00F61A10">
      <w:pPr>
        <w:pStyle w:val="a8"/>
        <w:rPr>
          <w:rFonts w:ascii="Arial" w:hAnsi="Arial" w:cs="Arial"/>
          <w:sz w:val="21"/>
          <w:szCs w:val="21"/>
        </w:rPr>
      </w:pPr>
      <w:r w:rsidRPr="008A2A08">
        <w:rPr>
          <w:rFonts w:ascii="Arial" w:hAnsi="Arial" w:cs="Arial"/>
          <w:sz w:val="21"/>
          <w:szCs w:val="21"/>
        </w:rPr>
        <w:t>index</w:t>
      </w:r>
      <w:r w:rsidR="008A2A08" w:rsidRPr="00947C08">
        <w:rPr>
          <w:rFonts w:ascii="Arial" w:hAnsi="Arial" w:cs="Arial" w:hint="eastAsia"/>
          <w:sz w:val="21"/>
          <w:szCs w:val="21"/>
        </w:rPr>
        <w:t>：取值范围是</w:t>
      </w:r>
      <w:r w:rsidR="008A2A08" w:rsidRPr="00947C08">
        <w:rPr>
          <w:rFonts w:ascii="Arial" w:hAnsi="Arial" w:cs="Arial" w:hint="eastAsia"/>
          <w:sz w:val="21"/>
          <w:szCs w:val="21"/>
        </w:rPr>
        <w:t xml:space="preserve">0 </w:t>
      </w:r>
      <w:r w:rsidR="008A2A08" w:rsidRPr="00947C08">
        <w:rPr>
          <w:rFonts w:ascii="Arial" w:hAnsi="Arial" w:cs="Arial"/>
          <w:sz w:val="21"/>
          <w:szCs w:val="21"/>
        </w:rPr>
        <w:t>–</w:t>
      </w:r>
      <w:r w:rsidR="008A2A08" w:rsidRPr="00947C08"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34</w:t>
      </w:r>
      <w:r w:rsidR="008A2A08" w:rsidRPr="00947C08">
        <w:rPr>
          <w:rFonts w:ascii="Arial" w:hAnsi="Arial" w:cs="Arial" w:hint="eastAsia"/>
          <w:sz w:val="21"/>
          <w:szCs w:val="21"/>
        </w:rPr>
        <w:t>；根据输入值的不同，</w:t>
      </w:r>
      <w:r w:rsidR="002D6D6A">
        <w:rPr>
          <w:rFonts w:ascii="Arial" w:hAnsi="Arial" w:cs="Arial"/>
          <w:sz w:val="21"/>
          <w:szCs w:val="21"/>
        </w:rPr>
        <w:t>Mold EX-Press for Mold</w:t>
      </w:r>
      <w:r w:rsidR="008A2A08" w:rsidRPr="00947C08">
        <w:rPr>
          <w:rFonts w:ascii="Arial" w:hAnsi="Arial" w:cs="Arial" w:hint="eastAsia"/>
          <w:sz w:val="21"/>
          <w:szCs w:val="21"/>
        </w:rPr>
        <w:t>显示</w:t>
      </w:r>
      <w:r>
        <w:rPr>
          <w:rFonts w:ascii="Arial" w:hAnsi="Arial" w:cs="Arial" w:hint="eastAsia"/>
          <w:sz w:val="21"/>
          <w:szCs w:val="21"/>
        </w:rPr>
        <w:t>对应分类的二</w:t>
      </w:r>
      <w:r w:rsidR="00AE682D">
        <w:rPr>
          <w:rFonts w:ascii="Arial" w:hAnsi="Arial" w:cs="Arial" w:hint="eastAsia"/>
          <w:sz w:val="21"/>
          <w:szCs w:val="21"/>
        </w:rPr>
        <w:t xml:space="preserve">     </w:t>
      </w:r>
    </w:p>
    <w:p w:rsidR="00F36BDC" w:rsidDel="0087469F" w:rsidRDefault="00AE682D" w:rsidP="00F36BDC">
      <w:pPr>
        <w:pStyle w:val="a8"/>
        <w:rPr>
          <w:del w:id="420" w:author="XU Long" w:date="2018-08-14T13:04:00Z"/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            </w:t>
      </w:r>
      <w:r w:rsidR="00947C08" w:rsidRPr="008A2A08">
        <w:rPr>
          <w:rFonts w:ascii="Arial" w:hAnsi="Arial" w:cs="Arial" w:hint="eastAsia"/>
          <w:sz w:val="21"/>
          <w:szCs w:val="21"/>
        </w:rPr>
        <w:t>级界面</w:t>
      </w:r>
      <w:r w:rsidR="008A2A08" w:rsidRPr="00947C08">
        <w:rPr>
          <w:rFonts w:ascii="Arial" w:hAnsi="Arial" w:cs="Arial" w:hint="eastAsia"/>
          <w:sz w:val="21"/>
          <w:szCs w:val="21"/>
        </w:rPr>
        <w:t>。</w:t>
      </w:r>
    </w:p>
    <w:p w:rsidR="00F36BDC" w:rsidRPr="0087469F" w:rsidRDefault="00F36BDC">
      <w:pPr>
        <w:pStyle w:val="a8"/>
      </w:pPr>
    </w:p>
    <w:p w:rsidR="008A2A08" w:rsidRDefault="00947C08" w:rsidP="00947C08">
      <w:pPr>
        <w:jc w:val="center"/>
        <w:rPr>
          <w:rFonts w:ascii="Arial" w:hAnsi="Arial" w:cs="Arial"/>
          <w:sz w:val="21"/>
          <w:szCs w:val="21"/>
        </w:rPr>
      </w:pPr>
      <w:del w:id="421" w:author="XU Long" w:date="2018-08-14T10:57:00Z">
        <w:r w:rsidDel="00C323B4">
          <w:rPr>
            <w:rFonts w:ascii="Arial" w:hAnsi="Arial" w:cs="Arial" w:hint="eastAsia"/>
            <w:noProof/>
            <w:sz w:val="21"/>
            <w:szCs w:val="21"/>
          </w:rPr>
          <w:drawing>
            <wp:inline distT="0" distB="0" distL="0" distR="0" wp14:anchorId="6DBDF9E2" wp14:editId="2C283A48">
              <wp:extent cx="4490233" cy="4425950"/>
              <wp:effectExtent l="0" t="0" r="5715" b="0"/>
              <wp:docPr id="35" name="图片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5"/>
                      <pic:cNvPicPr>
                        <a:picLocks noChangeAspect="1" noChangeArrowheads="1"/>
                      </pic:cNvPicPr>
                    </pic:nvPicPr>
                    <pic:blipFill>
                      <a:blip r:embed="rId4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90233" cy="4425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422" w:author="XU Long" w:date="2018-08-14T10:57:00Z">
        <w:r w:rsidR="00C323B4">
          <w:rPr>
            <w:noProof/>
          </w:rPr>
          <w:drawing>
            <wp:inline distT="0" distB="0" distL="0" distR="0" wp14:anchorId="24F80656" wp14:editId="624C1A2E">
              <wp:extent cx="4106137" cy="4041503"/>
              <wp:effectExtent l="0" t="0" r="8890" b="0"/>
              <wp:docPr id="73" name="图片 7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06137" cy="404150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947C08" w:rsidRPr="00A41645" w:rsidRDefault="00947C08" w:rsidP="00F61A10">
      <w:pPr>
        <w:pStyle w:val="a8"/>
        <w:rPr>
          <w:rFonts w:ascii="Arial" w:hAnsi="Arial" w:cs="Arial"/>
          <w:sz w:val="21"/>
          <w:szCs w:val="21"/>
        </w:rPr>
      </w:pPr>
      <w:proofErr w:type="spellStart"/>
      <w:r w:rsidRPr="008A2A08">
        <w:rPr>
          <w:rFonts w:ascii="Arial" w:hAnsi="Arial" w:cs="Arial"/>
          <w:sz w:val="21"/>
          <w:szCs w:val="21"/>
        </w:rPr>
        <w:t>C_Value</w:t>
      </w:r>
      <w:proofErr w:type="spellEnd"/>
      <w:r>
        <w:rPr>
          <w:rFonts w:ascii="Arial" w:hAnsi="Arial" w:cs="Arial" w:hint="eastAsia"/>
          <w:sz w:val="21"/>
          <w:szCs w:val="21"/>
        </w:rPr>
        <w:t>：固定为</w:t>
      </w:r>
      <w:r w:rsidRPr="00A41645">
        <w:rPr>
          <w:rFonts w:ascii="Arial" w:hAnsi="Arial" w:cs="Arial"/>
          <w:sz w:val="21"/>
          <w:szCs w:val="21"/>
        </w:rPr>
        <w:t>FALSE</w:t>
      </w:r>
      <w:r w:rsidR="00A41645">
        <w:rPr>
          <w:rFonts w:ascii="Arial" w:hAnsi="Arial" w:cs="Arial" w:hint="eastAsia"/>
          <w:sz w:val="21"/>
          <w:szCs w:val="21"/>
        </w:rPr>
        <w:t>。</w:t>
      </w:r>
    </w:p>
    <w:p w:rsidR="00947C08" w:rsidRDefault="00947C08" w:rsidP="00F61A10">
      <w:pPr>
        <w:pStyle w:val="a8"/>
        <w:rPr>
          <w:rFonts w:ascii="Arial" w:hAnsi="Arial" w:cs="Arial"/>
          <w:sz w:val="21"/>
          <w:szCs w:val="21"/>
        </w:rPr>
      </w:pPr>
      <w:r w:rsidRPr="008A2A08">
        <w:rPr>
          <w:rFonts w:ascii="Arial" w:hAnsi="Arial" w:cs="Arial"/>
          <w:sz w:val="21"/>
          <w:szCs w:val="21"/>
        </w:rPr>
        <w:t>Setting</w:t>
      </w:r>
      <w:r>
        <w:rPr>
          <w:rFonts w:ascii="Arial" w:hAnsi="Arial" w:cs="Arial" w:hint="eastAsia"/>
          <w:sz w:val="21"/>
          <w:szCs w:val="21"/>
        </w:rPr>
        <w:t>：固定为</w:t>
      </w:r>
      <w:r>
        <w:rPr>
          <w:rFonts w:ascii="Arial" w:hAnsi="Arial" w:cs="Arial" w:hint="eastAsia"/>
          <w:sz w:val="21"/>
          <w:szCs w:val="21"/>
        </w:rPr>
        <w:t>0</w:t>
      </w:r>
      <w:r w:rsidR="00A41645">
        <w:rPr>
          <w:rFonts w:ascii="Arial" w:hAnsi="Arial" w:cs="Arial" w:hint="eastAsia"/>
          <w:sz w:val="21"/>
          <w:szCs w:val="21"/>
        </w:rPr>
        <w:t>。</w:t>
      </w:r>
    </w:p>
    <w:p w:rsidR="00947C08" w:rsidRDefault="00BF5102" w:rsidP="00A41645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返回值</w:t>
      </w:r>
      <w:r w:rsidR="00947C08">
        <w:rPr>
          <w:rFonts w:ascii="Arial" w:hAnsi="Arial" w:cs="Arial" w:hint="eastAsia"/>
          <w:sz w:val="21"/>
          <w:szCs w:val="21"/>
        </w:rPr>
        <w:t>：</w:t>
      </w:r>
    </w:p>
    <w:p w:rsidR="00947C08" w:rsidRDefault="00947C08" w:rsidP="00F61A10">
      <w:pPr>
        <w:pStyle w:val="a8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short</w:t>
      </w:r>
      <w:r>
        <w:rPr>
          <w:rFonts w:ascii="Arial" w:hAnsi="Arial" w:cs="Arial" w:hint="eastAsia"/>
          <w:sz w:val="21"/>
          <w:szCs w:val="21"/>
        </w:rPr>
        <w:t>：无意义，</w:t>
      </w:r>
      <w:r w:rsidR="002D6D6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>内部使用</w:t>
      </w:r>
      <w:r w:rsidR="00A41645">
        <w:rPr>
          <w:rFonts w:ascii="Arial" w:hAnsi="Arial" w:cs="Arial" w:hint="eastAsia"/>
          <w:sz w:val="21"/>
          <w:szCs w:val="21"/>
        </w:rPr>
        <w:t>。</w:t>
      </w:r>
    </w:p>
    <w:p w:rsidR="00F36BDC" w:rsidRDefault="00F36BDC" w:rsidP="00F61A10">
      <w:pPr>
        <w:pStyle w:val="a8"/>
        <w:rPr>
          <w:rFonts w:ascii="Arial" w:hAnsi="Arial" w:cs="Arial"/>
          <w:sz w:val="21"/>
          <w:szCs w:val="21"/>
        </w:rPr>
      </w:pPr>
    </w:p>
    <w:p w:rsidR="00A41645" w:rsidRDefault="00A41645" w:rsidP="00A41645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947C08" w:rsidRPr="004C5B1B" w:rsidRDefault="00445B7E" w:rsidP="00A41645">
      <w:pPr>
        <w:pStyle w:val="a8"/>
        <w:numPr>
          <w:ilvl w:val="0"/>
          <w:numId w:val="9"/>
        </w:numPr>
        <w:rPr>
          <w:rFonts w:ascii="Arial" w:hAnsi="Arial" w:cs="Arial"/>
          <w:color w:val="00B050"/>
          <w:sz w:val="21"/>
          <w:szCs w:val="21"/>
        </w:rPr>
      </w:pPr>
      <w:r w:rsidRPr="004C5B1B">
        <w:rPr>
          <w:rFonts w:ascii="Arial" w:hAnsi="Arial" w:cs="Arial"/>
          <w:color w:val="00B050"/>
          <w:sz w:val="21"/>
          <w:szCs w:val="21"/>
        </w:rPr>
        <w:t xml:space="preserve">short oShowInterfaceDlg3(LPCTSTR </w:t>
      </w:r>
      <w:proofErr w:type="spellStart"/>
      <w:r w:rsidRPr="004C5B1B">
        <w:rPr>
          <w:rFonts w:ascii="Arial" w:hAnsi="Arial" w:cs="Arial"/>
          <w:color w:val="00B050"/>
          <w:sz w:val="21"/>
          <w:szCs w:val="21"/>
        </w:rPr>
        <w:t>strPara</w:t>
      </w:r>
      <w:proofErr w:type="spellEnd"/>
      <w:r w:rsidRPr="004C5B1B">
        <w:rPr>
          <w:rFonts w:ascii="Arial" w:hAnsi="Arial" w:cs="Arial"/>
          <w:color w:val="00B050"/>
          <w:sz w:val="21"/>
          <w:szCs w:val="21"/>
        </w:rPr>
        <w:t>)</w:t>
      </w:r>
    </w:p>
    <w:p w:rsidR="00AA4D60" w:rsidRPr="00AA4D60" w:rsidRDefault="00AA4D60" w:rsidP="00A41645">
      <w:pPr>
        <w:pStyle w:val="a8"/>
        <w:ind w:left="360"/>
        <w:rPr>
          <w:rFonts w:ascii="Arial" w:hAnsi="Arial" w:cs="Arial"/>
          <w:sz w:val="21"/>
          <w:szCs w:val="21"/>
        </w:rPr>
      </w:pPr>
      <w:r w:rsidRPr="00AA4D60">
        <w:rPr>
          <w:rFonts w:ascii="Arial" w:hAnsi="Arial" w:cs="Arial" w:hint="eastAsia"/>
          <w:sz w:val="21"/>
          <w:szCs w:val="21"/>
        </w:rPr>
        <w:t>作用：显示</w:t>
      </w:r>
      <w:r>
        <w:rPr>
          <w:rFonts w:ascii="Arial" w:hAnsi="Arial" w:cs="Arial" w:hint="eastAsia"/>
          <w:sz w:val="21"/>
          <w:szCs w:val="21"/>
        </w:rPr>
        <w:t>特定型号模型对应的</w:t>
      </w:r>
      <w:r w:rsidR="002D6D6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>的三</w:t>
      </w:r>
      <w:r w:rsidRPr="00AA4D60">
        <w:rPr>
          <w:rFonts w:ascii="Arial" w:hAnsi="Arial" w:cs="Arial" w:hint="eastAsia"/>
          <w:sz w:val="21"/>
          <w:szCs w:val="21"/>
        </w:rPr>
        <w:t>级界面</w:t>
      </w:r>
      <w:r>
        <w:rPr>
          <w:rFonts w:ascii="Arial" w:hAnsi="Arial" w:cs="Arial" w:hint="eastAsia"/>
          <w:sz w:val="21"/>
          <w:szCs w:val="21"/>
        </w:rPr>
        <w:t>，</w:t>
      </w:r>
      <w:proofErr w:type="gramStart"/>
      <w:r>
        <w:rPr>
          <w:rFonts w:ascii="Arial" w:hAnsi="Arial" w:cs="Arial" w:hint="eastAsia"/>
          <w:sz w:val="21"/>
          <w:szCs w:val="21"/>
        </w:rPr>
        <w:t>用于反选编辑</w:t>
      </w:r>
      <w:proofErr w:type="gramEnd"/>
      <w:r>
        <w:rPr>
          <w:rFonts w:ascii="Arial" w:hAnsi="Arial" w:cs="Arial" w:hint="eastAsia"/>
          <w:sz w:val="21"/>
          <w:szCs w:val="21"/>
        </w:rPr>
        <w:t>。</w:t>
      </w:r>
    </w:p>
    <w:p w:rsidR="00AA4D60" w:rsidRDefault="00AA4D60" w:rsidP="00A41645">
      <w:pPr>
        <w:pStyle w:val="a8"/>
        <w:ind w:left="360"/>
        <w:rPr>
          <w:rFonts w:ascii="Arial" w:hAnsi="Arial" w:cs="Arial"/>
          <w:sz w:val="21"/>
          <w:szCs w:val="21"/>
        </w:rPr>
      </w:pPr>
      <w:r w:rsidRPr="00947C08">
        <w:rPr>
          <w:rFonts w:ascii="Arial" w:hAnsi="Arial" w:cs="Arial" w:hint="eastAsia"/>
          <w:sz w:val="21"/>
          <w:szCs w:val="21"/>
        </w:rPr>
        <w:t>输入参数：</w:t>
      </w:r>
    </w:p>
    <w:p w:rsidR="00AA4D60" w:rsidRDefault="00AA4D60" w:rsidP="00F61A10">
      <w:pPr>
        <w:pStyle w:val="a8"/>
        <w:rPr>
          <w:rFonts w:ascii="Arial" w:hAnsi="Arial" w:cs="Arial"/>
          <w:sz w:val="21"/>
          <w:szCs w:val="21"/>
        </w:rPr>
      </w:pPr>
      <w:proofErr w:type="spellStart"/>
      <w:r w:rsidRPr="00445B7E">
        <w:rPr>
          <w:rFonts w:ascii="Arial" w:hAnsi="Arial" w:cs="Arial"/>
          <w:sz w:val="21"/>
          <w:szCs w:val="21"/>
        </w:rPr>
        <w:t>strPara</w:t>
      </w:r>
      <w:proofErr w:type="spellEnd"/>
      <w:r w:rsidRPr="00947C08">
        <w:rPr>
          <w:rFonts w:ascii="Arial" w:hAnsi="Arial" w:cs="Arial" w:hint="eastAsia"/>
          <w:sz w:val="21"/>
          <w:szCs w:val="21"/>
        </w:rPr>
        <w:t>：</w:t>
      </w:r>
      <w:proofErr w:type="gramStart"/>
      <w:r>
        <w:rPr>
          <w:rFonts w:ascii="Arial" w:hAnsi="Arial" w:cs="Arial" w:hint="eastAsia"/>
          <w:sz w:val="21"/>
          <w:szCs w:val="21"/>
        </w:rPr>
        <w:t>反选字符串</w:t>
      </w:r>
      <w:proofErr w:type="gramEnd"/>
      <w:r w:rsidR="00A41645">
        <w:rPr>
          <w:rFonts w:ascii="Arial" w:hAnsi="Arial" w:cs="Arial" w:hint="eastAsia"/>
          <w:sz w:val="21"/>
          <w:szCs w:val="21"/>
        </w:rPr>
        <w:t>。</w:t>
      </w:r>
    </w:p>
    <w:p w:rsidR="00AA4D60" w:rsidRDefault="00BF5102" w:rsidP="00A41645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返回值</w:t>
      </w:r>
      <w:r w:rsidR="00AA4D60">
        <w:rPr>
          <w:rFonts w:ascii="Arial" w:hAnsi="Arial" w:cs="Arial" w:hint="eastAsia"/>
          <w:sz w:val="21"/>
          <w:szCs w:val="21"/>
        </w:rPr>
        <w:t>：</w:t>
      </w:r>
    </w:p>
    <w:p w:rsidR="00AA4D60" w:rsidRDefault="00AA4D60" w:rsidP="00F36BDC">
      <w:pPr>
        <w:pStyle w:val="a8"/>
        <w:rPr>
          <w:ins w:id="423" w:author="XU Long" w:date="2018-08-14T13:04:00Z"/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short</w:t>
      </w:r>
      <w:r>
        <w:rPr>
          <w:rFonts w:ascii="Arial" w:hAnsi="Arial" w:cs="Arial" w:hint="eastAsia"/>
          <w:sz w:val="21"/>
          <w:szCs w:val="21"/>
        </w:rPr>
        <w:t>：无意义，</w:t>
      </w:r>
      <w:r w:rsidR="002D6D6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>内部使用</w:t>
      </w:r>
      <w:r w:rsidR="00A41645">
        <w:rPr>
          <w:rFonts w:ascii="Arial" w:hAnsi="Arial" w:cs="Arial" w:hint="eastAsia"/>
          <w:sz w:val="21"/>
          <w:szCs w:val="21"/>
        </w:rPr>
        <w:t>。</w:t>
      </w:r>
    </w:p>
    <w:p w:rsidR="0087469F" w:rsidRDefault="0087469F" w:rsidP="00F36BDC">
      <w:pPr>
        <w:pStyle w:val="a8"/>
        <w:rPr>
          <w:rFonts w:ascii="Arial" w:hAnsi="Arial" w:cs="Arial"/>
          <w:sz w:val="21"/>
          <w:szCs w:val="21"/>
        </w:rPr>
      </w:pPr>
    </w:p>
    <w:p w:rsidR="00AA4D60" w:rsidRPr="004C5B1B" w:rsidRDefault="00AA4D60" w:rsidP="00AA4D60">
      <w:pPr>
        <w:pStyle w:val="a8"/>
        <w:numPr>
          <w:ilvl w:val="0"/>
          <w:numId w:val="9"/>
        </w:numPr>
        <w:rPr>
          <w:rFonts w:ascii="Arial" w:hAnsi="Arial" w:cs="Arial"/>
          <w:color w:val="00B050"/>
          <w:sz w:val="21"/>
          <w:szCs w:val="21"/>
        </w:rPr>
      </w:pPr>
      <w:r w:rsidRPr="004C5B1B">
        <w:rPr>
          <w:rFonts w:ascii="Arial" w:hAnsi="Arial" w:cs="Arial"/>
          <w:color w:val="00B050"/>
          <w:sz w:val="21"/>
          <w:szCs w:val="21"/>
        </w:rPr>
        <w:t xml:space="preserve">short </w:t>
      </w:r>
      <w:proofErr w:type="spellStart"/>
      <w:r w:rsidRPr="004C5B1B">
        <w:rPr>
          <w:rFonts w:ascii="Arial" w:hAnsi="Arial" w:cs="Arial"/>
          <w:color w:val="00B050"/>
          <w:sz w:val="21"/>
          <w:szCs w:val="21"/>
        </w:rPr>
        <w:t>oGetParaCount</w:t>
      </w:r>
      <w:proofErr w:type="spellEnd"/>
      <w:r w:rsidRPr="004C5B1B">
        <w:rPr>
          <w:rFonts w:ascii="Arial" w:hAnsi="Arial" w:cs="Arial"/>
          <w:color w:val="00B050"/>
          <w:sz w:val="21"/>
          <w:szCs w:val="21"/>
        </w:rPr>
        <w:t>()</w:t>
      </w:r>
    </w:p>
    <w:p w:rsidR="00AA4D60" w:rsidRDefault="00AA4D60" w:rsidP="00A41645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作用：</w:t>
      </w:r>
      <w:r w:rsidR="00E72F1A">
        <w:rPr>
          <w:rFonts w:ascii="Arial" w:hAnsi="Arial" w:cs="Arial" w:hint="eastAsia"/>
          <w:sz w:val="21"/>
          <w:szCs w:val="21"/>
        </w:rPr>
        <w:t>获得模型属性数量</w:t>
      </w:r>
      <w:r w:rsidR="00A41645">
        <w:rPr>
          <w:rFonts w:ascii="Arial" w:hAnsi="Arial" w:cs="Arial" w:hint="eastAsia"/>
          <w:sz w:val="21"/>
          <w:szCs w:val="21"/>
        </w:rPr>
        <w:t>。</w:t>
      </w:r>
    </w:p>
    <w:p w:rsidR="00E72F1A" w:rsidRDefault="00BF5102" w:rsidP="00A41645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lastRenderedPageBreak/>
        <w:t>返回值</w:t>
      </w:r>
      <w:r w:rsidR="00E72F1A">
        <w:rPr>
          <w:rFonts w:ascii="Arial" w:hAnsi="Arial" w:cs="Arial" w:hint="eastAsia"/>
          <w:sz w:val="21"/>
          <w:szCs w:val="21"/>
        </w:rPr>
        <w:t>：</w:t>
      </w:r>
    </w:p>
    <w:p w:rsidR="00E72F1A" w:rsidRDefault="00E72F1A" w:rsidP="00F61A10">
      <w:pPr>
        <w:pStyle w:val="a8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short</w:t>
      </w:r>
      <w:r>
        <w:rPr>
          <w:rFonts w:ascii="Arial" w:hAnsi="Arial" w:cs="Arial" w:hint="eastAsia"/>
          <w:sz w:val="21"/>
          <w:szCs w:val="21"/>
        </w:rPr>
        <w:t>：模型属性数量</w:t>
      </w:r>
      <w:r w:rsidR="00A41645">
        <w:rPr>
          <w:rFonts w:ascii="Arial" w:hAnsi="Arial" w:cs="Arial" w:hint="eastAsia"/>
          <w:sz w:val="21"/>
          <w:szCs w:val="21"/>
        </w:rPr>
        <w:t>。</w:t>
      </w:r>
    </w:p>
    <w:p w:rsidR="00A41645" w:rsidRPr="00A41645" w:rsidRDefault="00A41645" w:rsidP="00A41645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E72F1A" w:rsidRPr="004C5B1B" w:rsidRDefault="00E72F1A" w:rsidP="00E72F1A">
      <w:pPr>
        <w:pStyle w:val="a8"/>
        <w:numPr>
          <w:ilvl w:val="0"/>
          <w:numId w:val="9"/>
        </w:numPr>
        <w:rPr>
          <w:rFonts w:ascii="Arial" w:hAnsi="Arial" w:cs="Arial"/>
          <w:color w:val="00B050"/>
          <w:sz w:val="21"/>
          <w:szCs w:val="21"/>
        </w:rPr>
      </w:pPr>
      <w:proofErr w:type="spellStart"/>
      <w:r w:rsidRPr="004C5B1B">
        <w:rPr>
          <w:rFonts w:ascii="Arial" w:hAnsi="Arial" w:cs="Arial"/>
          <w:color w:val="00B050"/>
          <w:sz w:val="21"/>
          <w:szCs w:val="21"/>
        </w:rPr>
        <w:t>CString</w:t>
      </w:r>
      <w:proofErr w:type="spellEnd"/>
      <w:r w:rsidRPr="004C5B1B">
        <w:rPr>
          <w:rFonts w:ascii="Arial" w:hAnsi="Arial" w:cs="Arial"/>
          <w:color w:val="00B050"/>
          <w:sz w:val="21"/>
          <w:szCs w:val="21"/>
        </w:rPr>
        <w:t xml:space="preserve"> </w:t>
      </w:r>
      <w:proofErr w:type="spellStart"/>
      <w:r w:rsidRPr="004C5B1B">
        <w:rPr>
          <w:rFonts w:ascii="Arial" w:hAnsi="Arial" w:cs="Arial"/>
          <w:color w:val="00B050"/>
          <w:sz w:val="21"/>
          <w:szCs w:val="21"/>
        </w:rPr>
        <w:t>oGetParaName</w:t>
      </w:r>
      <w:proofErr w:type="spellEnd"/>
      <w:r w:rsidRPr="004C5B1B">
        <w:rPr>
          <w:rFonts w:ascii="Arial" w:hAnsi="Arial" w:cs="Arial"/>
          <w:color w:val="00B050"/>
          <w:sz w:val="21"/>
          <w:szCs w:val="21"/>
        </w:rPr>
        <w:t>(short index)</w:t>
      </w:r>
    </w:p>
    <w:p w:rsidR="00E72F1A" w:rsidRDefault="00E72F1A" w:rsidP="00A41645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作用：获得模型</w:t>
      </w:r>
      <w:r w:rsidR="006A3149">
        <w:rPr>
          <w:rFonts w:ascii="Arial" w:hAnsi="Arial" w:cs="Arial" w:hint="eastAsia"/>
          <w:sz w:val="21"/>
          <w:szCs w:val="21"/>
        </w:rPr>
        <w:t>中</w:t>
      </w:r>
      <w:r>
        <w:rPr>
          <w:rFonts w:ascii="Arial" w:hAnsi="Arial" w:cs="Arial" w:hint="eastAsia"/>
          <w:sz w:val="21"/>
          <w:szCs w:val="21"/>
        </w:rPr>
        <w:t>序号为</w:t>
      </w:r>
      <w:r>
        <w:rPr>
          <w:rFonts w:ascii="Arial" w:hAnsi="Arial" w:cs="Arial" w:hint="eastAsia"/>
          <w:sz w:val="21"/>
          <w:szCs w:val="21"/>
        </w:rPr>
        <w:t>index</w:t>
      </w:r>
      <w:r>
        <w:rPr>
          <w:rFonts w:ascii="Arial" w:hAnsi="Arial" w:cs="Arial" w:hint="eastAsia"/>
          <w:sz w:val="21"/>
          <w:szCs w:val="21"/>
        </w:rPr>
        <w:t>的属性名称</w:t>
      </w:r>
      <w:r w:rsidR="00A41645">
        <w:rPr>
          <w:rFonts w:ascii="Arial" w:hAnsi="Arial" w:cs="Arial" w:hint="eastAsia"/>
          <w:sz w:val="21"/>
          <w:szCs w:val="21"/>
        </w:rPr>
        <w:t>。</w:t>
      </w:r>
    </w:p>
    <w:p w:rsidR="00E72F1A" w:rsidRDefault="00E72F1A" w:rsidP="00A41645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输入参数：</w:t>
      </w:r>
    </w:p>
    <w:p w:rsidR="00E72F1A" w:rsidRDefault="00E72F1A" w:rsidP="00F61A10">
      <w:pPr>
        <w:pStyle w:val="a8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index</w:t>
      </w:r>
      <w:r>
        <w:rPr>
          <w:rFonts w:ascii="Arial" w:hAnsi="Arial" w:cs="Arial" w:hint="eastAsia"/>
          <w:sz w:val="21"/>
          <w:szCs w:val="21"/>
        </w:rPr>
        <w:t>：序号的取值范围是</w:t>
      </w:r>
      <w:r>
        <w:rPr>
          <w:rFonts w:ascii="Arial" w:hAnsi="Arial" w:cs="Arial" w:hint="eastAsia"/>
          <w:sz w:val="21"/>
          <w:szCs w:val="21"/>
        </w:rPr>
        <w:t xml:space="preserve">0 </w:t>
      </w:r>
      <w:r>
        <w:rPr>
          <w:rFonts w:ascii="Arial" w:hAnsi="Arial" w:cs="Arial"/>
          <w:sz w:val="21"/>
          <w:szCs w:val="21"/>
        </w:rPr>
        <w:t>–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模型属性数量；相同</w:t>
      </w:r>
      <w:r w:rsidR="006A3149">
        <w:rPr>
          <w:rFonts w:ascii="Arial" w:hAnsi="Arial" w:cs="Arial" w:hint="eastAsia"/>
          <w:sz w:val="21"/>
          <w:szCs w:val="21"/>
        </w:rPr>
        <w:t>序号</w:t>
      </w:r>
      <w:r>
        <w:rPr>
          <w:rFonts w:ascii="Arial" w:hAnsi="Arial" w:cs="Arial" w:hint="eastAsia"/>
          <w:sz w:val="21"/>
          <w:szCs w:val="21"/>
        </w:rPr>
        <w:t>的属性名称和属性值</w:t>
      </w:r>
      <w:r w:rsidR="006A3149">
        <w:rPr>
          <w:rFonts w:ascii="Arial" w:hAnsi="Arial" w:cs="Arial" w:hint="eastAsia"/>
          <w:sz w:val="21"/>
          <w:szCs w:val="21"/>
        </w:rPr>
        <w:t>是一一对应的</w:t>
      </w:r>
      <w:r w:rsidR="00A41645">
        <w:rPr>
          <w:rFonts w:ascii="Arial" w:hAnsi="Arial" w:cs="Arial" w:hint="eastAsia"/>
          <w:sz w:val="21"/>
          <w:szCs w:val="21"/>
        </w:rPr>
        <w:t>。</w:t>
      </w:r>
    </w:p>
    <w:p w:rsidR="006A3149" w:rsidRDefault="00BF5102" w:rsidP="00A41645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返回值</w:t>
      </w:r>
      <w:r w:rsidR="00A41645">
        <w:rPr>
          <w:rFonts w:ascii="Arial" w:hAnsi="Arial" w:cs="Arial" w:hint="eastAsia"/>
          <w:sz w:val="21"/>
          <w:szCs w:val="21"/>
        </w:rPr>
        <w:t>：</w:t>
      </w:r>
    </w:p>
    <w:p w:rsidR="006A3149" w:rsidRDefault="006A3149" w:rsidP="00F61A10">
      <w:pPr>
        <w:pStyle w:val="a8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 w:hint="eastAsia"/>
          <w:sz w:val="21"/>
          <w:szCs w:val="21"/>
        </w:rPr>
        <w:t>CString</w:t>
      </w:r>
      <w:proofErr w:type="spellEnd"/>
      <w:r>
        <w:rPr>
          <w:rFonts w:ascii="Arial" w:hAnsi="Arial" w:cs="Arial" w:hint="eastAsia"/>
          <w:sz w:val="21"/>
          <w:szCs w:val="21"/>
        </w:rPr>
        <w:t>：模型中序号为</w:t>
      </w:r>
      <w:r>
        <w:rPr>
          <w:rFonts w:ascii="Arial" w:hAnsi="Arial" w:cs="Arial" w:hint="eastAsia"/>
          <w:sz w:val="21"/>
          <w:szCs w:val="21"/>
        </w:rPr>
        <w:t>index</w:t>
      </w:r>
      <w:r>
        <w:rPr>
          <w:rFonts w:ascii="Arial" w:hAnsi="Arial" w:cs="Arial" w:hint="eastAsia"/>
          <w:sz w:val="21"/>
          <w:szCs w:val="21"/>
        </w:rPr>
        <w:t>的属性名称</w:t>
      </w:r>
      <w:r w:rsidR="00A41645">
        <w:rPr>
          <w:rFonts w:ascii="Arial" w:hAnsi="Arial" w:cs="Arial" w:hint="eastAsia"/>
          <w:sz w:val="21"/>
          <w:szCs w:val="21"/>
        </w:rPr>
        <w:t>。</w:t>
      </w:r>
    </w:p>
    <w:p w:rsidR="00A41645" w:rsidRPr="00A41645" w:rsidRDefault="00A41645" w:rsidP="00A41645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6A3149" w:rsidRPr="004C5B1B" w:rsidRDefault="006A3149" w:rsidP="00EC75EC">
      <w:pPr>
        <w:pStyle w:val="a8"/>
        <w:numPr>
          <w:ilvl w:val="0"/>
          <w:numId w:val="9"/>
        </w:numPr>
        <w:rPr>
          <w:rFonts w:ascii="Arial" w:hAnsi="Arial" w:cs="Arial"/>
          <w:color w:val="00B050"/>
          <w:sz w:val="21"/>
          <w:szCs w:val="21"/>
        </w:rPr>
      </w:pPr>
      <w:proofErr w:type="spellStart"/>
      <w:r w:rsidRPr="004C5B1B">
        <w:rPr>
          <w:rFonts w:ascii="Arial" w:hAnsi="Arial" w:cs="Arial"/>
          <w:color w:val="00B050"/>
          <w:sz w:val="21"/>
          <w:szCs w:val="21"/>
        </w:rPr>
        <w:t>CString</w:t>
      </w:r>
      <w:proofErr w:type="spellEnd"/>
      <w:r w:rsidRPr="004C5B1B">
        <w:rPr>
          <w:rFonts w:ascii="Arial" w:hAnsi="Arial" w:cs="Arial"/>
          <w:color w:val="00B050"/>
          <w:sz w:val="21"/>
          <w:szCs w:val="21"/>
        </w:rPr>
        <w:t xml:space="preserve"> </w:t>
      </w:r>
      <w:proofErr w:type="spellStart"/>
      <w:r w:rsidRPr="004C5B1B">
        <w:rPr>
          <w:rFonts w:ascii="Arial" w:hAnsi="Arial" w:cs="Arial"/>
          <w:color w:val="00B050"/>
          <w:sz w:val="21"/>
          <w:szCs w:val="21"/>
        </w:rPr>
        <w:t>oGetParaVlaue</w:t>
      </w:r>
      <w:proofErr w:type="spellEnd"/>
      <w:r w:rsidRPr="004C5B1B">
        <w:rPr>
          <w:rFonts w:ascii="Arial" w:hAnsi="Arial" w:cs="Arial"/>
          <w:color w:val="00B050"/>
          <w:sz w:val="21"/>
          <w:szCs w:val="21"/>
        </w:rPr>
        <w:t>(short index)</w:t>
      </w:r>
    </w:p>
    <w:p w:rsidR="006A3149" w:rsidRDefault="006A3149" w:rsidP="00A41645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作用：获得模型中序号为</w:t>
      </w:r>
      <w:r>
        <w:rPr>
          <w:rFonts w:ascii="Arial" w:hAnsi="Arial" w:cs="Arial" w:hint="eastAsia"/>
          <w:sz w:val="21"/>
          <w:szCs w:val="21"/>
        </w:rPr>
        <w:t>index</w:t>
      </w:r>
      <w:r>
        <w:rPr>
          <w:rFonts w:ascii="Arial" w:hAnsi="Arial" w:cs="Arial" w:hint="eastAsia"/>
          <w:sz w:val="21"/>
          <w:szCs w:val="21"/>
        </w:rPr>
        <w:t>的属性值</w:t>
      </w:r>
      <w:r w:rsidR="00A41645">
        <w:rPr>
          <w:rFonts w:ascii="Arial" w:hAnsi="Arial" w:cs="Arial" w:hint="eastAsia"/>
          <w:sz w:val="21"/>
          <w:szCs w:val="21"/>
        </w:rPr>
        <w:t>。</w:t>
      </w:r>
    </w:p>
    <w:p w:rsidR="006A3149" w:rsidRDefault="006A3149" w:rsidP="00A41645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输入参数：</w:t>
      </w:r>
    </w:p>
    <w:p w:rsidR="006A3149" w:rsidRDefault="006A3149" w:rsidP="00F61A10">
      <w:pPr>
        <w:pStyle w:val="a8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index</w:t>
      </w:r>
      <w:r>
        <w:rPr>
          <w:rFonts w:ascii="Arial" w:hAnsi="Arial" w:cs="Arial" w:hint="eastAsia"/>
          <w:sz w:val="21"/>
          <w:szCs w:val="21"/>
        </w:rPr>
        <w:t>：序号的取值范围是</w:t>
      </w:r>
      <w:r>
        <w:rPr>
          <w:rFonts w:ascii="Arial" w:hAnsi="Arial" w:cs="Arial" w:hint="eastAsia"/>
          <w:sz w:val="21"/>
          <w:szCs w:val="21"/>
        </w:rPr>
        <w:t xml:space="preserve">0 </w:t>
      </w:r>
      <w:r>
        <w:rPr>
          <w:rFonts w:ascii="Arial" w:hAnsi="Arial" w:cs="Arial"/>
          <w:sz w:val="21"/>
          <w:szCs w:val="21"/>
        </w:rPr>
        <w:t>–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模型属性数量；相同序号的属性名称和属性值是一一对应的</w:t>
      </w:r>
      <w:r w:rsidR="00A41645">
        <w:rPr>
          <w:rFonts w:ascii="Arial" w:hAnsi="Arial" w:cs="Arial" w:hint="eastAsia"/>
          <w:sz w:val="21"/>
          <w:szCs w:val="21"/>
        </w:rPr>
        <w:t>。</w:t>
      </w:r>
    </w:p>
    <w:p w:rsidR="006A3149" w:rsidRDefault="00BF5102" w:rsidP="00A41645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返回值</w:t>
      </w:r>
      <w:r w:rsidR="00A41645">
        <w:rPr>
          <w:rFonts w:ascii="Arial" w:hAnsi="Arial" w:cs="Arial" w:hint="eastAsia"/>
          <w:sz w:val="21"/>
          <w:szCs w:val="21"/>
        </w:rPr>
        <w:t>：</w:t>
      </w:r>
    </w:p>
    <w:p w:rsidR="006A3149" w:rsidRDefault="006A3149" w:rsidP="00F61A10">
      <w:pPr>
        <w:pStyle w:val="a8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 w:hint="eastAsia"/>
          <w:sz w:val="21"/>
          <w:szCs w:val="21"/>
        </w:rPr>
        <w:t>CString</w:t>
      </w:r>
      <w:proofErr w:type="spellEnd"/>
      <w:r>
        <w:rPr>
          <w:rFonts w:ascii="Arial" w:hAnsi="Arial" w:cs="Arial" w:hint="eastAsia"/>
          <w:sz w:val="21"/>
          <w:szCs w:val="21"/>
        </w:rPr>
        <w:t>：模型中序号为</w:t>
      </w:r>
      <w:r>
        <w:rPr>
          <w:rFonts w:ascii="Arial" w:hAnsi="Arial" w:cs="Arial" w:hint="eastAsia"/>
          <w:sz w:val="21"/>
          <w:szCs w:val="21"/>
        </w:rPr>
        <w:t>index</w:t>
      </w:r>
      <w:r>
        <w:rPr>
          <w:rFonts w:ascii="Arial" w:hAnsi="Arial" w:cs="Arial" w:hint="eastAsia"/>
          <w:sz w:val="21"/>
          <w:szCs w:val="21"/>
        </w:rPr>
        <w:t>的属性值</w:t>
      </w:r>
      <w:r w:rsidR="00A41645">
        <w:rPr>
          <w:rFonts w:ascii="Arial" w:hAnsi="Arial" w:cs="Arial" w:hint="eastAsia"/>
          <w:sz w:val="21"/>
          <w:szCs w:val="21"/>
        </w:rPr>
        <w:t>。</w:t>
      </w:r>
    </w:p>
    <w:p w:rsidR="00A41645" w:rsidRDefault="00A41645" w:rsidP="00A41645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EC75EC" w:rsidRPr="004C5B1B" w:rsidRDefault="00EC75EC" w:rsidP="00EC75EC">
      <w:pPr>
        <w:pStyle w:val="a8"/>
        <w:numPr>
          <w:ilvl w:val="0"/>
          <w:numId w:val="9"/>
        </w:numPr>
        <w:rPr>
          <w:rFonts w:ascii="Arial" w:hAnsi="Arial" w:cs="Arial"/>
          <w:color w:val="00B050"/>
          <w:sz w:val="21"/>
          <w:szCs w:val="21"/>
        </w:rPr>
      </w:pPr>
      <w:proofErr w:type="spellStart"/>
      <w:r w:rsidRPr="004C5B1B">
        <w:rPr>
          <w:rFonts w:ascii="Arial" w:hAnsi="Arial" w:cs="Arial"/>
          <w:color w:val="00B050"/>
          <w:sz w:val="21"/>
          <w:szCs w:val="21"/>
        </w:rPr>
        <w:t>CString</w:t>
      </w:r>
      <w:proofErr w:type="spellEnd"/>
      <w:r w:rsidRPr="004C5B1B">
        <w:rPr>
          <w:rFonts w:ascii="Arial" w:hAnsi="Arial" w:cs="Arial"/>
          <w:color w:val="00B050"/>
          <w:sz w:val="21"/>
          <w:szCs w:val="21"/>
        </w:rPr>
        <w:t xml:space="preserve"> </w:t>
      </w:r>
      <w:proofErr w:type="spellStart"/>
      <w:r w:rsidRPr="004C5B1B">
        <w:rPr>
          <w:rFonts w:ascii="Arial" w:hAnsi="Arial" w:cs="Arial"/>
          <w:color w:val="00B050"/>
          <w:sz w:val="21"/>
          <w:szCs w:val="21"/>
        </w:rPr>
        <w:t>oGetTypeName</w:t>
      </w:r>
      <w:proofErr w:type="spellEnd"/>
      <w:r w:rsidRPr="004C5B1B">
        <w:rPr>
          <w:rFonts w:ascii="Arial" w:hAnsi="Arial" w:cs="Arial"/>
          <w:color w:val="00B050"/>
          <w:sz w:val="21"/>
          <w:szCs w:val="21"/>
        </w:rPr>
        <w:t>()</w:t>
      </w:r>
    </w:p>
    <w:p w:rsidR="00EC75EC" w:rsidRDefault="00EC75EC" w:rsidP="00632F4A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作用：获得模型的</w:t>
      </w:r>
      <w:r>
        <w:rPr>
          <w:rFonts w:ascii="Arial" w:hAnsi="Arial" w:cs="Arial" w:hint="eastAsia"/>
          <w:sz w:val="21"/>
          <w:szCs w:val="21"/>
        </w:rPr>
        <w:t>Type</w:t>
      </w:r>
      <w:r>
        <w:rPr>
          <w:rFonts w:ascii="Arial" w:hAnsi="Arial" w:cs="Arial" w:hint="eastAsia"/>
          <w:sz w:val="21"/>
          <w:szCs w:val="21"/>
        </w:rPr>
        <w:t>值</w:t>
      </w:r>
      <w:r w:rsidR="00632F4A">
        <w:rPr>
          <w:rFonts w:ascii="Arial" w:hAnsi="Arial" w:cs="Arial" w:hint="eastAsia"/>
          <w:sz w:val="21"/>
          <w:szCs w:val="21"/>
        </w:rPr>
        <w:t>。</w:t>
      </w:r>
    </w:p>
    <w:p w:rsidR="00EC75EC" w:rsidRDefault="00BF5102" w:rsidP="00632F4A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返回值</w:t>
      </w:r>
      <w:r w:rsidR="00EC75EC">
        <w:rPr>
          <w:rFonts w:ascii="Arial" w:hAnsi="Arial" w:cs="Arial" w:hint="eastAsia"/>
          <w:sz w:val="21"/>
          <w:szCs w:val="21"/>
        </w:rPr>
        <w:t>：</w:t>
      </w:r>
    </w:p>
    <w:p w:rsidR="0079295A" w:rsidRDefault="00EC75EC" w:rsidP="0079295A">
      <w:pPr>
        <w:pStyle w:val="a8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 w:hint="eastAsia"/>
          <w:sz w:val="21"/>
          <w:szCs w:val="21"/>
        </w:rPr>
        <w:t>CString</w:t>
      </w:r>
      <w:proofErr w:type="spellEnd"/>
      <w:r>
        <w:rPr>
          <w:rFonts w:ascii="Arial" w:hAnsi="Arial" w:cs="Arial" w:hint="eastAsia"/>
          <w:sz w:val="21"/>
          <w:szCs w:val="21"/>
        </w:rPr>
        <w:t>：模型的</w:t>
      </w:r>
      <w:r>
        <w:rPr>
          <w:rFonts w:ascii="Arial" w:hAnsi="Arial" w:cs="Arial" w:hint="eastAsia"/>
          <w:sz w:val="21"/>
          <w:szCs w:val="21"/>
        </w:rPr>
        <w:t>Type</w:t>
      </w:r>
      <w:r>
        <w:rPr>
          <w:rFonts w:ascii="Arial" w:hAnsi="Arial" w:cs="Arial" w:hint="eastAsia"/>
          <w:sz w:val="21"/>
          <w:szCs w:val="21"/>
        </w:rPr>
        <w:t>值</w:t>
      </w:r>
      <w:r w:rsidR="0079295A">
        <w:rPr>
          <w:rFonts w:ascii="Arial" w:hAnsi="Arial" w:cs="Arial" w:hint="eastAsia"/>
          <w:sz w:val="21"/>
          <w:szCs w:val="21"/>
        </w:rPr>
        <w:t>。</w:t>
      </w:r>
    </w:p>
    <w:p w:rsidR="0079295A" w:rsidRPr="0079295A" w:rsidRDefault="0079295A" w:rsidP="0079295A">
      <w:pPr>
        <w:pStyle w:val="a8"/>
        <w:rPr>
          <w:rFonts w:ascii="Arial" w:hAnsi="Arial" w:cs="Arial"/>
          <w:color w:val="FF0000"/>
          <w:sz w:val="21"/>
          <w:szCs w:val="21"/>
        </w:rPr>
      </w:pPr>
      <w:r>
        <w:rPr>
          <w:rFonts w:ascii="Arial" w:hAnsi="Arial" w:cs="Arial" w:hint="eastAsia"/>
          <w:color w:val="FF0000"/>
          <w:sz w:val="21"/>
          <w:szCs w:val="21"/>
        </w:rPr>
        <w:t>注意：返回的</w:t>
      </w:r>
      <w:r w:rsidRPr="0079295A">
        <w:rPr>
          <w:rFonts w:ascii="Arial" w:hAnsi="Arial" w:cs="Arial" w:hint="eastAsia"/>
          <w:color w:val="FF0000"/>
          <w:sz w:val="21"/>
          <w:szCs w:val="21"/>
        </w:rPr>
        <w:t>Type</w:t>
      </w:r>
      <w:r w:rsidRPr="0079295A">
        <w:rPr>
          <w:rFonts w:ascii="Arial" w:hAnsi="Arial" w:cs="Arial" w:hint="eastAsia"/>
          <w:color w:val="FF0000"/>
          <w:sz w:val="21"/>
          <w:szCs w:val="21"/>
        </w:rPr>
        <w:t>值</w:t>
      </w:r>
      <w:r>
        <w:rPr>
          <w:rFonts w:ascii="Arial" w:hAnsi="Arial" w:cs="Arial" w:hint="eastAsia"/>
          <w:color w:val="FF0000"/>
          <w:sz w:val="21"/>
          <w:szCs w:val="21"/>
        </w:rPr>
        <w:t>可以用来判断用户是否成功导入模型；如果</w:t>
      </w:r>
      <w:r>
        <w:rPr>
          <w:rFonts w:ascii="Arial" w:hAnsi="Arial" w:cs="Arial" w:hint="eastAsia"/>
          <w:color w:val="FF0000"/>
          <w:sz w:val="21"/>
          <w:szCs w:val="21"/>
        </w:rPr>
        <w:t>Type</w:t>
      </w:r>
      <w:r>
        <w:rPr>
          <w:rFonts w:ascii="Arial" w:hAnsi="Arial" w:cs="Arial" w:hint="eastAsia"/>
          <w:color w:val="FF0000"/>
          <w:sz w:val="21"/>
          <w:szCs w:val="21"/>
        </w:rPr>
        <w:t>值为空，说明用户在导入模型之前关闭了</w:t>
      </w:r>
      <w:r w:rsidR="002D6D6A">
        <w:rPr>
          <w:rFonts w:ascii="Arial" w:hAnsi="Arial" w:cs="Arial"/>
          <w:color w:val="FF0000"/>
          <w:sz w:val="21"/>
          <w:szCs w:val="21"/>
        </w:rPr>
        <w:t>Mold EX-Press for Mold</w:t>
      </w:r>
      <w:r w:rsidR="00AE682D">
        <w:rPr>
          <w:rFonts w:ascii="Arial" w:hAnsi="Arial" w:cs="Arial" w:hint="eastAsia"/>
          <w:color w:val="FF0000"/>
          <w:sz w:val="21"/>
          <w:szCs w:val="21"/>
        </w:rPr>
        <w:t>。</w:t>
      </w:r>
    </w:p>
    <w:p w:rsidR="00632F4A" w:rsidRPr="00632F4A" w:rsidRDefault="00632F4A" w:rsidP="00632F4A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EC75EC" w:rsidRPr="004C5B1B" w:rsidRDefault="00EC75EC" w:rsidP="00EC75EC">
      <w:pPr>
        <w:pStyle w:val="a8"/>
        <w:numPr>
          <w:ilvl w:val="0"/>
          <w:numId w:val="9"/>
        </w:numPr>
        <w:rPr>
          <w:rFonts w:ascii="Arial" w:hAnsi="Arial" w:cs="Arial"/>
          <w:color w:val="00B050"/>
          <w:sz w:val="21"/>
          <w:szCs w:val="21"/>
        </w:rPr>
      </w:pPr>
      <w:proofErr w:type="spellStart"/>
      <w:r w:rsidRPr="004C5B1B">
        <w:rPr>
          <w:rFonts w:ascii="Arial" w:hAnsi="Arial" w:cs="Arial" w:hint="eastAsia"/>
          <w:color w:val="00B050"/>
          <w:sz w:val="21"/>
          <w:szCs w:val="21"/>
        </w:rPr>
        <w:t>CString</w:t>
      </w:r>
      <w:proofErr w:type="spellEnd"/>
      <w:r w:rsidRPr="004C5B1B">
        <w:rPr>
          <w:rFonts w:ascii="Arial" w:hAnsi="Arial" w:cs="Arial" w:hint="eastAsia"/>
          <w:color w:val="00B050"/>
          <w:sz w:val="21"/>
          <w:szCs w:val="21"/>
        </w:rPr>
        <w:t xml:space="preserve"> </w:t>
      </w:r>
      <w:proofErr w:type="spellStart"/>
      <w:r w:rsidRPr="004C5B1B">
        <w:rPr>
          <w:rFonts w:ascii="Arial" w:hAnsi="Arial" w:cs="Arial"/>
          <w:color w:val="00B050"/>
          <w:sz w:val="21"/>
          <w:szCs w:val="21"/>
        </w:rPr>
        <w:t>oGetOrder</w:t>
      </w:r>
      <w:proofErr w:type="spellEnd"/>
      <w:r w:rsidRPr="004C5B1B">
        <w:rPr>
          <w:rFonts w:ascii="Arial" w:hAnsi="Arial" w:cs="Arial"/>
          <w:color w:val="00B050"/>
          <w:sz w:val="21"/>
          <w:szCs w:val="21"/>
        </w:rPr>
        <w:t>()</w:t>
      </w:r>
    </w:p>
    <w:p w:rsidR="00EC75EC" w:rsidRDefault="00EC75EC" w:rsidP="00632F4A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作用：获得模型的</w:t>
      </w:r>
      <w:r>
        <w:rPr>
          <w:rFonts w:ascii="Arial" w:hAnsi="Arial" w:cs="Arial" w:hint="eastAsia"/>
          <w:sz w:val="21"/>
          <w:szCs w:val="21"/>
        </w:rPr>
        <w:t>Order</w:t>
      </w:r>
      <w:r>
        <w:rPr>
          <w:rFonts w:ascii="Arial" w:hAnsi="Arial" w:cs="Arial" w:hint="eastAsia"/>
          <w:sz w:val="21"/>
          <w:szCs w:val="21"/>
        </w:rPr>
        <w:t>值</w:t>
      </w:r>
      <w:r w:rsidR="00632F4A">
        <w:rPr>
          <w:rFonts w:ascii="Arial" w:hAnsi="Arial" w:cs="Arial" w:hint="eastAsia"/>
          <w:sz w:val="21"/>
          <w:szCs w:val="21"/>
        </w:rPr>
        <w:t>。</w:t>
      </w:r>
    </w:p>
    <w:p w:rsidR="00EC75EC" w:rsidRPr="00EC75EC" w:rsidRDefault="00BF5102" w:rsidP="00632F4A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返回值</w:t>
      </w:r>
      <w:r w:rsidR="00EC75EC" w:rsidRPr="00EC75EC">
        <w:rPr>
          <w:rFonts w:ascii="Arial" w:hAnsi="Arial" w:cs="Arial" w:hint="eastAsia"/>
          <w:sz w:val="21"/>
          <w:szCs w:val="21"/>
        </w:rPr>
        <w:t>：</w:t>
      </w:r>
    </w:p>
    <w:p w:rsidR="00EC75EC" w:rsidRDefault="00EC75EC" w:rsidP="00F61A10">
      <w:pPr>
        <w:pStyle w:val="a8"/>
        <w:rPr>
          <w:rFonts w:ascii="Arial" w:hAnsi="Arial" w:cs="Arial"/>
          <w:sz w:val="21"/>
          <w:szCs w:val="21"/>
        </w:rPr>
      </w:pPr>
      <w:proofErr w:type="spellStart"/>
      <w:r w:rsidRPr="00EC75EC">
        <w:rPr>
          <w:rFonts w:ascii="Arial" w:hAnsi="Arial" w:cs="Arial" w:hint="eastAsia"/>
          <w:sz w:val="21"/>
          <w:szCs w:val="21"/>
        </w:rPr>
        <w:t>CString</w:t>
      </w:r>
      <w:proofErr w:type="spellEnd"/>
      <w:r w:rsidRPr="00EC75EC">
        <w:rPr>
          <w:rFonts w:ascii="Arial" w:hAnsi="Arial" w:cs="Arial" w:hint="eastAsia"/>
          <w:sz w:val="21"/>
          <w:szCs w:val="21"/>
        </w:rPr>
        <w:t>：模型的</w:t>
      </w:r>
      <w:r>
        <w:rPr>
          <w:rFonts w:ascii="Arial" w:hAnsi="Arial" w:cs="Arial" w:hint="eastAsia"/>
          <w:sz w:val="21"/>
          <w:szCs w:val="21"/>
        </w:rPr>
        <w:t>Order</w:t>
      </w:r>
      <w:r w:rsidRPr="00EC75EC">
        <w:rPr>
          <w:rFonts w:ascii="Arial" w:hAnsi="Arial" w:cs="Arial" w:hint="eastAsia"/>
          <w:sz w:val="21"/>
          <w:szCs w:val="21"/>
        </w:rPr>
        <w:t>值</w:t>
      </w:r>
      <w:r w:rsidR="00632F4A">
        <w:rPr>
          <w:rFonts w:ascii="Arial" w:hAnsi="Arial" w:cs="Arial" w:hint="eastAsia"/>
          <w:sz w:val="21"/>
          <w:szCs w:val="21"/>
        </w:rPr>
        <w:t>。</w:t>
      </w:r>
    </w:p>
    <w:p w:rsidR="00EC75EC" w:rsidRDefault="00EC75EC" w:rsidP="00EC75EC">
      <w:pPr>
        <w:pStyle w:val="a8"/>
        <w:rPr>
          <w:rFonts w:ascii="Arial" w:hAnsi="Arial" w:cs="Arial"/>
          <w:sz w:val="21"/>
          <w:szCs w:val="21"/>
        </w:rPr>
      </w:pPr>
    </w:p>
    <w:p w:rsidR="00EC75EC" w:rsidRPr="004C5B1B" w:rsidRDefault="00EC75EC" w:rsidP="00EC75EC">
      <w:pPr>
        <w:pStyle w:val="a8"/>
        <w:numPr>
          <w:ilvl w:val="0"/>
          <w:numId w:val="9"/>
        </w:numPr>
        <w:rPr>
          <w:rFonts w:ascii="Arial" w:hAnsi="Arial" w:cs="Arial"/>
          <w:color w:val="00B050"/>
          <w:sz w:val="21"/>
          <w:szCs w:val="21"/>
        </w:rPr>
      </w:pPr>
      <w:r w:rsidRPr="004C5B1B">
        <w:rPr>
          <w:rFonts w:ascii="Arial" w:hAnsi="Arial" w:cs="Arial"/>
          <w:color w:val="00B050"/>
          <w:sz w:val="21"/>
          <w:szCs w:val="21"/>
        </w:rPr>
        <w:t xml:space="preserve">void </w:t>
      </w:r>
      <w:proofErr w:type="spellStart"/>
      <w:r w:rsidRPr="004C5B1B">
        <w:rPr>
          <w:rFonts w:ascii="Arial" w:hAnsi="Arial" w:cs="Arial"/>
          <w:color w:val="00B050"/>
          <w:sz w:val="21"/>
          <w:szCs w:val="21"/>
        </w:rPr>
        <w:t>oClearBom</w:t>
      </w:r>
      <w:proofErr w:type="spellEnd"/>
      <w:r w:rsidRPr="004C5B1B">
        <w:rPr>
          <w:rFonts w:ascii="Arial" w:hAnsi="Arial" w:cs="Arial"/>
          <w:color w:val="00B050"/>
          <w:sz w:val="21"/>
          <w:szCs w:val="21"/>
        </w:rPr>
        <w:t>()</w:t>
      </w:r>
    </w:p>
    <w:p w:rsidR="00EC75EC" w:rsidRDefault="00EC75EC" w:rsidP="00632F4A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作用：清空部品表</w:t>
      </w:r>
      <w:r w:rsidR="00632F4A">
        <w:rPr>
          <w:rFonts w:ascii="Arial" w:hAnsi="Arial" w:cs="Arial" w:hint="eastAsia"/>
          <w:sz w:val="21"/>
          <w:szCs w:val="21"/>
        </w:rPr>
        <w:t>。</w:t>
      </w:r>
    </w:p>
    <w:p w:rsidR="00632F4A" w:rsidRDefault="00632F4A" w:rsidP="00632F4A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EC75EC" w:rsidRPr="004C5B1B" w:rsidRDefault="00EC75EC" w:rsidP="00EC75EC">
      <w:pPr>
        <w:pStyle w:val="a8"/>
        <w:numPr>
          <w:ilvl w:val="0"/>
          <w:numId w:val="9"/>
        </w:numPr>
        <w:rPr>
          <w:rFonts w:ascii="Arial" w:hAnsi="Arial" w:cs="Arial"/>
          <w:color w:val="00B050"/>
          <w:sz w:val="21"/>
          <w:szCs w:val="21"/>
        </w:rPr>
      </w:pPr>
      <w:r w:rsidRPr="004C5B1B">
        <w:rPr>
          <w:rFonts w:ascii="Arial" w:hAnsi="Arial" w:cs="Arial"/>
          <w:color w:val="00B050"/>
          <w:sz w:val="21"/>
          <w:szCs w:val="21"/>
        </w:rPr>
        <w:t xml:space="preserve">void </w:t>
      </w:r>
      <w:proofErr w:type="spellStart"/>
      <w:r w:rsidRPr="004C5B1B">
        <w:rPr>
          <w:rFonts w:ascii="Arial" w:hAnsi="Arial" w:cs="Arial"/>
          <w:color w:val="00B050"/>
          <w:sz w:val="21"/>
          <w:szCs w:val="21"/>
        </w:rPr>
        <w:t>oAddToBom</w:t>
      </w:r>
      <w:proofErr w:type="spellEnd"/>
      <w:r w:rsidRPr="004C5B1B">
        <w:rPr>
          <w:rFonts w:ascii="Arial" w:hAnsi="Arial" w:cs="Arial"/>
          <w:color w:val="00B050"/>
          <w:sz w:val="21"/>
          <w:szCs w:val="21"/>
        </w:rPr>
        <w:t xml:space="preserve">(LPCTSTR </w:t>
      </w:r>
      <w:proofErr w:type="spellStart"/>
      <w:r w:rsidRPr="004C5B1B">
        <w:rPr>
          <w:rFonts w:ascii="Arial" w:hAnsi="Arial" w:cs="Arial"/>
          <w:color w:val="00B050"/>
          <w:sz w:val="21"/>
          <w:szCs w:val="21"/>
        </w:rPr>
        <w:t>cPara</w:t>
      </w:r>
      <w:proofErr w:type="spellEnd"/>
      <w:r w:rsidRPr="004C5B1B">
        <w:rPr>
          <w:rFonts w:ascii="Arial" w:hAnsi="Arial" w:cs="Arial"/>
          <w:color w:val="00B050"/>
          <w:sz w:val="21"/>
          <w:szCs w:val="21"/>
        </w:rPr>
        <w:t>)</w:t>
      </w:r>
    </w:p>
    <w:p w:rsidR="00EC75EC" w:rsidRDefault="00EC75EC" w:rsidP="00632F4A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作用：向部品表中添加模型</w:t>
      </w:r>
      <w:r w:rsidR="00632F4A">
        <w:rPr>
          <w:rFonts w:ascii="Arial" w:hAnsi="Arial" w:cs="Arial" w:hint="eastAsia"/>
          <w:sz w:val="21"/>
          <w:szCs w:val="21"/>
        </w:rPr>
        <w:t>。</w:t>
      </w:r>
    </w:p>
    <w:p w:rsidR="00EC75EC" w:rsidRDefault="00EC75EC" w:rsidP="00632F4A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输入参数：</w:t>
      </w:r>
    </w:p>
    <w:p w:rsidR="00EC75EC" w:rsidRDefault="00EC75EC" w:rsidP="00F61A10">
      <w:pPr>
        <w:pStyle w:val="a8"/>
        <w:rPr>
          <w:rFonts w:ascii="Arial" w:hAnsi="Arial" w:cs="Arial"/>
          <w:sz w:val="21"/>
          <w:szCs w:val="21"/>
        </w:rPr>
      </w:pPr>
      <w:proofErr w:type="spellStart"/>
      <w:r w:rsidRPr="00EC75EC">
        <w:rPr>
          <w:rFonts w:ascii="Arial" w:hAnsi="Arial" w:cs="Arial"/>
          <w:sz w:val="21"/>
          <w:szCs w:val="21"/>
        </w:rPr>
        <w:t>cPara</w:t>
      </w:r>
      <w:proofErr w:type="spellEnd"/>
      <w:r>
        <w:rPr>
          <w:rFonts w:ascii="Arial" w:hAnsi="Arial" w:cs="Arial" w:hint="eastAsia"/>
          <w:sz w:val="21"/>
          <w:szCs w:val="21"/>
        </w:rPr>
        <w:t>：特定型号模型的</w:t>
      </w:r>
      <w:proofErr w:type="gramStart"/>
      <w:r>
        <w:rPr>
          <w:rFonts w:ascii="Arial" w:hAnsi="Arial" w:cs="Arial" w:hint="eastAsia"/>
          <w:sz w:val="21"/>
          <w:szCs w:val="21"/>
        </w:rPr>
        <w:t>部品表字符串</w:t>
      </w:r>
      <w:proofErr w:type="gramEnd"/>
      <w:r w:rsidR="00632F4A">
        <w:rPr>
          <w:rFonts w:ascii="Arial" w:hAnsi="Arial" w:cs="Arial" w:hint="eastAsia"/>
          <w:sz w:val="21"/>
          <w:szCs w:val="21"/>
        </w:rPr>
        <w:t>。</w:t>
      </w:r>
    </w:p>
    <w:p w:rsidR="00632F4A" w:rsidRDefault="00632F4A" w:rsidP="00632F4A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EC75EC" w:rsidRPr="004C5B1B" w:rsidRDefault="00EC75EC" w:rsidP="00EC75EC">
      <w:pPr>
        <w:pStyle w:val="a8"/>
        <w:numPr>
          <w:ilvl w:val="0"/>
          <w:numId w:val="9"/>
        </w:numPr>
        <w:rPr>
          <w:rFonts w:ascii="Arial" w:hAnsi="Arial" w:cs="Arial"/>
          <w:color w:val="00B050"/>
          <w:sz w:val="21"/>
          <w:szCs w:val="21"/>
        </w:rPr>
      </w:pPr>
      <w:r w:rsidRPr="004C5B1B">
        <w:rPr>
          <w:rFonts w:ascii="Arial" w:hAnsi="Arial" w:cs="Arial"/>
          <w:color w:val="00B050"/>
          <w:sz w:val="21"/>
          <w:szCs w:val="21"/>
        </w:rPr>
        <w:t xml:space="preserve">void </w:t>
      </w:r>
      <w:proofErr w:type="spellStart"/>
      <w:r w:rsidRPr="004C5B1B">
        <w:rPr>
          <w:rFonts w:ascii="Arial" w:hAnsi="Arial" w:cs="Arial"/>
          <w:color w:val="00B050"/>
          <w:sz w:val="21"/>
          <w:szCs w:val="21"/>
        </w:rPr>
        <w:t>oShowBom</w:t>
      </w:r>
      <w:proofErr w:type="spellEnd"/>
      <w:r w:rsidRPr="004C5B1B">
        <w:rPr>
          <w:rFonts w:ascii="Arial" w:hAnsi="Arial" w:cs="Arial"/>
          <w:color w:val="00B050"/>
          <w:sz w:val="21"/>
          <w:szCs w:val="21"/>
        </w:rPr>
        <w:t>()</w:t>
      </w:r>
    </w:p>
    <w:p w:rsidR="00EC75EC" w:rsidRDefault="00EC75EC" w:rsidP="00632F4A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作用：显示</w:t>
      </w:r>
      <w:r w:rsidR="002D6D6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>的</w:t>
      </w:r>
      <w:proofErr w:type="gramStart"/>
      <w:r>
        <w:rPr>
          <w:rFonts w:ascii="Arial" w:hAnsi="Arial" w:cs="Arial" w:hint="eastAsia"/>
          <w:sz w:val="21"/>
          <w:szCs w:val="21"/>
        </w:rPr>
        <w:t>部品表</w:t>
      </w:r>
      <w:r w:rsidR="00976E9F">
        <w:rPr>
          <w:rFonts w:ascii="Arial" w:hAnsi="Arial" w:cs="Arial" w:hint="eastAsia"/>
          <w:sz w:val="21"/>
          <w:szCs w:val="21"/>
        </w:rPr>
        <w:t>界面</w:t>
      </w:r>
      <w:proofErr w:type="gramEnd"/>
      <w:r w:rsidR="00632F4A">
        <w:rPr>
          <w:rFonts w:ascii="Arial" w:hAnsi="Arial" w:cs="Arial" w:hint="eastAsia"/>
          <w:sz w:val="21"/>
          <w:szCs w:val="21"/>
        </w:rPr>
        <w:t>。</w:t>
      </w:r>
    </w:p>
    <w:p w:rsidR="00632F4A" w:rsidRDefault="00632F4A" w:rsidP="00632F4A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0C4280" w:rsidRDefault="000C4280" w:rsidP="000C4280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EC75EC" w:rsidRPr="004C5B1B" w:rsidRDefault="00EC75EC" w:rsidP="000C4280">
      <w:pPr>
        <w:pStyle w:val="a8"/>
        <w:numPr>
          <w:ilvl w:val="0"/>
          <w:numId w:val="9"/>
        </w:numPr>
        <w:rPr>
          <w:rFonts w:ascii="Arial" w:hAnsi="Arial" w:cs="Arial"/>
          <w:color w:val="00B050"/>
          <w:sz w:val="21"/>
          <w:szCs w:val="21"/>
        </w:rPr>
      </w:pPr>
      <w:r w:rsidRPr="004C5B1B">
        <w:rPr>
          <w:rFonts w:ascii="Arial" w:hAnsi="Arial" w:cs="Arial"/>
          <w:color w:val="00B050"/>
          <w:sz w:val="21"/>
          <w:szCs w:val="21"/>
        </w:rPr>
        <w:t xml:space="preserve">void </w:t>
      </w:r>
      <w:proofErr w:type="spellStart"/>
      <w:r w:rsidRPr="004C5B1B">
        <w:rPr>
          <w:rFonts w:ascii="Arial" w:hAnsi="Arial" w:cs="Arial"/>
          <w:color w:val="00B050"/>
          <w:sz w:val="21"/>
          <w:szCs w:val="21"/>
        </w:rPr>
        <w:t>oShowDlg_Menu_Mold_Jap</w:t>
      </w:r>
      <w:proofErr w:type="spellEnd"/>
      <w:r w:rsidRPr="004C5B1B">
        <w:rPr>
          <w:rFonts w:ascii="Arial" w:hAnsi="Arial" w:cs="Arial"/>
          <w:color w:val="00B050"/>
          <w:sz w:val="21"/>
          <w:szCs w:val="21"/>
        </w:rPr>
        <w:t>(short VALUE)</w:t>
      </w:r>
    </w:p>
    <w:p w:rsidR="00EC75EC" w:rsidRDefault="00B22B98" w:rsidP="00632F4A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作用：</w:t>
      </w:r>
      <w:r w:rsidRPr="008A2A08">
        <w:rPr>
          <w:rFonts w:ascii="Arial" w:hAnsi="Arial" w:cs="Arial" w:hint="eastAsia"/>
          <w:sz w:val="21"/>
          <w:szCs w:val="21"/>
        </w:rPr>
        <w:t>显示</w:t>
      </w:r>
      <w:r w:rsidR="002D6D6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>的设定界面</w:t>
      </w:r>
      <w:r w:rsidR="00632F4A">
        <w:rPr>
          <w:rFonts w:ascii="Arial" w:hAnsi="Arial" w:cs="Arial" w:hint="eastAsia"/>
          <w:sz w:val="21"/>
          <w:szCs w:val="21"/>
        </w:rPr>
        <w:t>。</w:t>
      </w:r>
    </w:p>
    <w:p w:rsidR="00B22B98" w:rsidRDefault="00B22B98" w:rsidP="00632F4A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lastRenderedPageBreak/>
        <w:t>输入参数：</w:t>
      </w:r>
    </w:p>
    <w:p w:rsidR="00785D86" w:rsidRDefault="00B22B98" w:rsidP="00F61A10">
      <w:pPr>
        <w:pStyle w:val="a8"/>
        <w:rPr>
          <w:ins w:id="424" w:author="XU Long" w:date="2018-08-14T13:15:00Z"/>
          <w:rFonts w:ascii="Arial" w:hAnsi="Arial" w:cs="Arial"/>
          <w:sz w:val="21"/>
          <w:szCs w:val="21"/>
        </w:rPr>
      </w:pPr>
      <w:r w:rsidRPr="00EC75EC">
        <w:rPr>
          <w:rFonts w:ascii="Arial" w:hAnsi="Arial" w:cs="Arial"/>
          <w:sz w:val="21"/>
          <w:szCs w:val="21"/>
        </w:rPr>
        <w:t>VALUE</w:t>
      </w:r>
      <w:r>
        <w:rPr>
          <w:rFonts w:ascii="Arial" w:hAnsi="Arial" w:cs="Arial" w:hint="eastAsia"/>
          <w:sz w:val="21"/>
          <w:szCs w:val="21"/>
        </w:rPr>
        <w:t>：取值范围是</w:t>
      </w:r>
      <w:r>
        <w:rPr>
          <w:rFonts w:ascii="Arial" w:hAnsi="Arial" w:cs="Arial" w:hint="eastAsia"/>
          <w:sz w:val="21"/>
          <w:szCs w:val="21"/>
        </w:rPr>
        <w:t xml:space="preserve">0 </w:t>
      </w:r>
      <w:r>
        <w:rPr>
          <w:rFonts w:ascii="Arial" w:hAnsi="Arial" w:cs="Arial"/>
          <w:sz w:val="21"/>
          <w:szCs w:val="21"/>
        </w:rPr>
        <w:t>–</w:t>
      </w:r>
      <w:r>
        <w:rPr>
          <w:rFonts w:ascii="Arial" w:hAnsi="Arial" w:cs="Arial" w:hint="eastAsia"/>
          <w:sz w:val="21"/>
          <w:szCs w:val="21"/>
        </w:rPr>
        <w:t xml:space="preserve"> 7</w:t>
      </w:r>
      <w:ins w:id="425" w:author="XU Long" w:date="2018-08-14T10:58:00Z">
        <w:r w:rsidR="00C323B4">
          <w:rPr>
            <w:rFonts w:ascii="Arial" w:hAnsi="Arial" w:cs="Arial" w:hint="eastAsia"/>
            <w:sz w:val="21"/>
            <w:szCs w:val="21"/>
          </w:rPr>
          <w:t>，</w:t>
        </w:r>
        <w:r w:rsidR="00C323B4">
          <w:rPr>
            <w:rFonts w:ascii="Arial" w:hAnsi="Arial" w:cs="Arial" w:hint="eastAsia"/>
            <w:sz w:val="21"/>
            <w:szCs w:val="21"/>
          </w:rPr>
          <w:t>30</w:t>
        </w:r>
      </w:ins>
      <w:r>
        <w:rPr>
          <w:rFonts w:ascii="Arial" w:hAnsi="Arial" w:cs="Arial" w:hint="eastAsia"/>
          <w:sz w:val="21"/>
          <w:szCs w:val="21"/>
        </w:rPr>
        <w:t>；根据输入值的不同，</w:t>
      </w:r>
      <w:r w:rsidR="002D6D6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>显示</w:t>
      </w:r>
      <w:del w:id="426" w:author="XU Long" w:date="2018-08-14T13:15:00Z">
        <w:r w:rsidDel="00785D86">
          <w:rPr>
            <w:rFonts w:ascii="Arial" w:hAnsi="Arial" w:cs="Arial" w:hint="eastAsia"/>
            <w:sz w:val="21"/>
            <w:szCs w:val="21"/>
          </w:rPr>
          <w:delText>对应的设定界面。</w:delText>
        </w:r>
      </w:del>
      <w:ins w:id="427" w:author="XU Long" w:date="2018-08-14T13:15:00Z">
        <w:r w:rsidR="00785D86">
          <w:rPr>
            <w:rFonts w:ascii="Arial" w:hAnsi="Arial" w:cs="Arial" w:hint="eastAsia"/>
            <w:sz w:val="21"/>
            <w:szCs w:val="21"/>
          </w:rPr>
          <w:t>不同的界面。</w:t>
        </w:r>
      </w:ins>
    </w:p>
    <w:p w:rsidR="00785D86" w:rsidRPr="00785D86" w:rsidRDefault="00785D86" w:rsidP="00F61A10">
      <w:pPr>
        <w:pStyle w:val="a8"/>
        <w:rPr>
          <w:rFonts w:ascii="Arial" w:hAnsi="Arial" w:cs="Arial"/>
          <w:sz w:val="21"/>
          <w:szCs w:val="21"/>
        </w:rPr>
      </w:pPr>
      <w:ins w:id="428" w:author="XU Long" w:date="2018-08-14T13:14:00Z">
        <w:r>
          <w:rPr>
            <w:rFonts w:ascii="Arial" w:hAnsi="Arial" w:cs="Arial" w:hint="eastAsia"/>
            <w:sz w:val="21"/>
            <w:szCs w:val="21"/>
          </w:rPr>
          <w:t>当</w:t>
        </w:r>
        <w:r>
          <w:rPr>
            <w:rFonts w:ascii="Arial" w:hAnsi="Arial" w:cs="Arial" w:hint="eastAsia"/>
            <w:sz w:val="21"/>
            <w:szCs w:val="21"/>
          </w:rPr>
          <w:t>VALUE</w:t>
        </w:r>
        <w:r>
          <w:rPr>
            <w:rFonts w:ascii="Arial" w:hAnsi="Arial" w:cs="Arial" w:hint="eastAsia"/>
            <w:sz w:val="21"/>
            <w:szCs w:val="21"/>
          </w:rPr>
          <w:t>在</w:t>
        </w:r>
        <w:r>
          <w:rPr>
            <w:rFonts w:ascii="Arial" w:hAnsi="Arial" w:cs="Arial" w:hint="eastAsia"/>
            <w:sz w:val="21"/>
            <w:szCs w:val="21"/>
          </w:rPr>
          <w:t xml:space="preserve">0 </w:t>
        </w:r>
      </w:ins>
      <w:ins w:id="429" w:author="XU Long" w:date="2018-08-14T13:15:00Z">
        <w:r>
          <w:rPr>
            <w:rFonts w:ascii="Arial" w:hAnsi="Arial" w:cs="Arial"/>
            <w:sz w:val="21"/>
            <w:szCs w:val="21"/>
          </w:rPr>
          <w:t>–</w:t>
        </w:r>
      </w:ins>
      <w:ins w:id="430" w:author="XU Long" w:date="2018-08-14T13:14:00Z">
        <w:r>
          <w:rPr>
            <w:rFonts w:ascii="Arial" w:hAnsi="Arial" w:cs="Arial" w:hint="eastAsia"/>
            <w:sz w:val="21"/>
            <w:szCs w:val="21"/>
          </w:rPr>
          <w:t xml:space="preserve"> 7</w:t>
        </w:r>
      </w:ins>
      <w:ins w:id="431" w:author="XU Long" w:date="2018-08-14T13:15:00Z">
        <w:r>
          <w:rPr>
            <w:rFonts w:ascii="Arial" w:hAnsi="Arial" w:cs="Arial" w:hint="eastAsia"/>
            <w:sz w:val="21"/>
            <w:szCs w:val="21"/>
          </w:rPr>
          <w:t>之间时，</w:t>
        </w:r>
        <w:r>
          <w:rPr>
            <w:rFonts w:ascii="Arial" w:hAnsi="Arial" w:cs="Arial"/>
            <w:sz w:val="21"/>
            <w:szCs w:val="21"/>
          </w:rPr>
          <w:t>Mold EX-Press for Mold</w:t>
        </w:r>
        <w:r>
          <w:rPr>
            <w:rFonts w:ascii="Arial" w:hAnsi="Arial" w:cs="Arial" w:hint="eastAsia"/>
            <w:sz w:val="21"/>
            <w:szCs w:val="21"/>
          </w:rPr>
          <w:t>显示对应的设定界面。</w:t>
        </w:r>
      </w:ins>
    </w:p>
    <w:p w:rsidR="00B22B98" w:rsidRDefault="00B22B98" w:rsidP="00632F4A">
      <w:pPr>
        <w:jc w:val="center"/>
        <w:rPr>
          <w:ins w:id="432" w:author="XU Long" w:date="2018-08-14T13:15:00Z"/>
          <w:rFonts w:ascii="Arial" w:hAnsi="Arial" w:cs="Arial"/>
          <w:sz w:val="21"/>
          <w:szCs w:val="21"/>
        </w:rPr>
      </w:pPr>
      <w:del w:id="433" w:author="XU Long" w:date="2018-08-14T10:59:00Z">
        <w:r w:rsidDel="00B6776D">
          <w:rPr>
            <w:rFonts w:ascii="Arial" w:hAnsi="Arial" w:cs="Arial" w:hint="eastAsia"/>
            <w:noProof/>
            <w:sz w:val="21"/>
            <w:szCs w:val="21"/>
          </w:rPr>
          <w:drawing>
            <wp:inline distT="0" distB="0" distL="0" distR="0" wp14:anchorId="3B1BAD83" wp14:editId="2FDC4692">
              <wp:extent cx="3620853" cy="3413760"/>
              <wp:effectExtent l="0" t="0" r="0" b="0"/>
              <wp:docPr id="36" name="图片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6"/>
                      <pic:cNvPicPr>
                        <a:picLocks noChangeAspect="1" noChangeArrowheads="1"/>
                      </pic:cNvPicPr>
                    </pic:nvPicPr>
                    <pic:blipFill>
                      <a:blip r:embed="rId4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20747" cy="3413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434" w:author="XU Long" w:date="2018-08-14T10:59:00Z">
        <w:r w:rsidR="00B6776D">
          <w:rPr>
            <w:noProof/>
          </w:rPr>
          <w:drawing>
            <wp:inline distT="0" distB="0" distL="0" distR="0" wp14:anchorId="7D2F7FFF" wp14:editId="34C4E8AA">
              <wp:extent cx="3141617" cy="2951216"/>
              <wp:effectExtent l="0" t="0" r="1905" b="1905"/>
              <wp:docPr id="75" name="图片 7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42943" cy="29524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85D86" w:rsidRDefault="00785D86">
      <w:pPr>
        <w:pStyle w:val="a8"/>
        <w:rPr>
          <w:ins w:id="435" w:author="XU Long" w:date="2018-08-14T11:00:00Z"/>
          <w:rFonts w:ascii="Arial" w:hAnsi="Arial" w:cs="Arial"/>
          <w:sz w:val="21"/>
          <w:szCs w:val="21"/>
        </w:rPr>
        <w:pPrChange w:id="436" w:author="XU Long" w:date="2018-08-14T13:16:00Z">
          <w:pPr>
            <w:jc w:val="center"/>
          </w:pPr>
        </w:pPrChange>
      </w:pPr>
      <w:ins w:id="437" w:author="XU Long" w:date="2018-08-14T13:15:00Z">
        <w:r>
          <w:rPr>
            <w:rFonts w:ascii="Arial" w:hAnsi="Arial" w:cs="Arial" w:hint="eastAsia"/>
            <w:sz w:val="21"/>
            <w:szCs w:val="21"/>
          </w:rPr>
          <w:t>当</w:t>
        </w:r>
        <w:r>
          <w:rPr>
            <w:rFonts w:ascii="Arial" w:hAnsi="Arial" w:cs="Arial" w:hint="eastAsia"/>
            <w:sz w:val="21"/>
            <w:szCs w:val="21"/>
          </w:rPr>
          <w:t>VALUE</w:t>
        </w:r>
      </w:ins>
      <w:ins w:id="438" w:author="XU Long" w:date="2018-08-14T13:16:00Z">
        <w:r>
          <w:rPr>
            <w:rFonts w:ascii="Arial" w:hAnsi="Arial" w:cs="Arial" w:hint="eastAsia"/>
            <w:sz w:val="21"/>
            <w:szCs w:val="21"/>
          </w:rPr>
          <w:t xml:space="preserve"> = 30</w:t>
        </w:r>
      </w:ins>
      <w:ins w:id="439" w:author="XU Long" w:date="2018-08-14T13:15:00Z">
        <w:r>
          <w:rPr>
            <w:rFonts w:ascii="Arial" w:hAnsi="Arial" w:cs="Arial" w:hint="eastAsia"/>
            <w:sz w:val="21"/>
            <w:szCs w:val="21"/>
          </w:rPr>
          <w:t>时，</w:t>
        </w:r>
        <w:r>
          <w:rPr>
            <w:rFonts w:ascii="Arial" w:hAnsi="Arial" w:cs="Arial"/>
            <w:sz w:val="21"/>
            <w:szCs w:val="21"/>
          </w:rPr>
          <w:t>Mold EX-Press for Mold</w:t>
        </w:r>
        <w:r>
          <w:rPr>
            <w:rFonts w:ascii="Arial" w:hAnsi="Arial" w:cs="Arial" w:hint="eastAsia"/>
            <w:sz w:val="21"/>
            <w:szCs w:val="21"/>
          </w:rPr>
          <w:t>显示</w:t>
        </w:r>
      </w:ins>
      <w:ins w:id="440" w:author="XU Long" w:date="2018-08-14T13:16:00Z">
        <w:r>
          <w:rPr>
            <w:rFonts w:ascii="Arial" w:hAnsi="Arial" w:cs="Arial" w:hint="eastAsia"/>
            <w:sz w:val="21"/>
            <w:szCs w:val="21"/>
          </w:rPr>
          <w:t>用户自定义属性界面。</w:t>
        </w:r>
      </w:ins>
    </w:p>
    <w:p w:rsidR="00B6776D" w:rsidRDefault="00B6776D" w:rsidP="00632F4A">
      <w:pPr>
        <w:jc w:val="center"/>
        <w:rPr>
          <w:rFonts w:ascii="Arial" w:hAnsi="Arial" w:cs="Arial"/>
          <w:sz w:val="21"/>
          <w:szCs w:val="21"/>
        </w:rPr>
      </w:pPr>
      <w:ins w:id="441" w:author="XU Long" w:date="2018-08-14T11:00:00Z">
        <w:r>
          <w:rPr>
            <w:noProof/>
          </w:rPr>
          <w:drawing>
            <wp:inline distT="0" distB="0" distL="0" distR="0" wp14:anchorId="67C114D6" wp14:editId="7549550B">
              <wp:extent cx="2385724" cy="2508069"/>
              <wp:effectExtent l="0" t="0" r="0" b="6985"/>
              <wp:docPr id="76" name="图片 7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90990" cy="25136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632F4A" w:rsidRDefault="00632F4A" w:rsidP="00632F4A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976E9F" w:rsidRPr="004C5B1B" w:rsidRDefault="00976E9F" w:rsidP="00976E9F">
      <w:pPr>
        <w:pStyle w:val="a8"/>
        <w:numPr>
          <w:ilvl w:val="0"/>
          <w:numId w:val="9"/>
        </w:numPr>
        <w:rPr>
          <w:rFonts w:ascii="Arial" w:hAnsi="Arial" w:cs="Arial"/>
          <w:color w:val="00B050"/>
          <w:sz w:val="21"/>
          <w:szCs w:val="21"/>
        </w:rPr>
      </w:pPr>
      <w:r w:rsidRPr="004C5B1B">
        <w:rPr>
          <w:rFonts w:ascii="Arial" w:hAnsi="Arial" w:cs="Arial"/>
          <w:color w:val="00B050"/>
          <w:sz w:val="21"/>
          <w:szCs w:val="21"/>
        </w:rPr>
        <w:t xml:space="preserve">void </w:t>
      </w:r>
      <w:proofErr w:type="spellStart"/>
      <w:r w:rsidRPr="004C5B1B">
        <w:rPr>
          <w:rFonts w:ascii="Arial" w:hAnsi="Arial" w:cs="Arial"/>
          <w:color w:val="00B050"/>
          <w:sz w:val="21"/>
          <w:szCs w:val="21"/>
        </w:rPr>
        <w:t>oShowProductAddDlg</w:t>
      </w:r>
      <w:proofErr w:type="spellEnd"/>
      <w:r w:rsidRPr="004C5B1B">
        <w:rPr>
          <w:rFonts w:ascii="Arial" w:hAnsi="Arial" w:cs="Arial"/>
          <w:color w:val="00B050"/>
          <w:sz w:val="21"/>
          <w:szCs w:val="21"/>
        </w:rPr>
        <w:t>()</w:t>
      </w:r>
    </w:p>
    <w:p w:rsidR="00976E9F" w:rsidRPr="00976E9F" w:rsidRDefault="00976E9F" w:rsidP="00632F4A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作用：显示</w:t>
      </w:r>
      <w:r w:rsidR="002D6D6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的“增加自定义部品信息”界面</w:t>
      </w:r>
      <w:r w:rsidR="00632F4A">
        <w:rPr>
          <w:rFonts w:ascii="Arial" w:hAnsi="Arial" w:cs="Arial" w:hint="eastAsia"/>
          <w:sz w:val="21"/>
          <w:szCs w:val="21"/>
        </w:rPr>
        <w:t>。</w:t>
      </w:r>
    </w:p>
    <w:p w:rsidR="00976E9F" w:rsidRDefault="00976E9F" w:rsidP="00976E9F">
      <w:pPr>
        <w:pStyle w:val="a8"/>
        <w:rPr>
          <w:rFonts w:ascii="Arial" w:hAnsi="Arial" w:cs="Arial"/>
          <w:sz w:val="21"/>
          <w:szCs w:val="21"/>
        </w:rPr>
      </w:pPr>
    </w:p>
    <w:p w:rsidR="00B22B98" w:rsidRPr="004C5B1B" w:rsidRDefault="00B22B98" w:rsidP="00B22B98">
      <w:pPr>
        <w:pStyle w:val="a8"/>
        <w:numPr>
          <w:ilvl w:val="0"/>
          <w:numId w:val="9"/>
        </w:numPr>
        <w:rPr>
          <w:rFonts w:ascii="Arial" w:hAnsi="Arial" w:cs="Arial"/>
          <w:color w:val="00B050"/>
          <w:sz w:val="21"/>
          <w:szCs w:val="21"/>
        </w:rPr>
      </w:pPr>
      <w:r w:rsidRPr="004C5B1B">
        <w:rPr>
          <w:rFonts w:ascii="Arial" w:hAnsi="Arial" w:cs="Arial"/>
          <w:color w:val="00B050"/>
          <w:sz w:val="21"/>
          <w:szCs w:val="21"/>
        </w:rPr>
        <w:t xml:space="preserve">short </w:t>
      </w:r>
      <w:proofErr w:type="spellStart"/>
      <w:r w:rsidRPr="004C5B1B">
        <w:rPr>
          <w:rFonts w:ascii="Arial" w:hAnsi="Arial" w:cs="Arial"/>
          <w:color w:val="00B050"/>
          <w:sz w:val="21"/>
          <w:szCs w:val="21"/>
        </w:rPr>
        <w:t>oGetExeState</w:t>
      </w:r>
      <w:proofErr w:type="spellEnd"/>
      <w:r w:rsidRPr="004C5B1B">
        <w:rPr>
          <w:rFonts w:ascii="Arial" w:hAnsi="Arial" w:cs="Arial"/>
          <w:color w:val="00B050"/>
          <w:sz w:val="21"/>
          <w:szCs w:val="21"/>
        </w:rPr>
        <w:t>()</w:t>
      </w:r>
    </w:p>
    <w:p w:rsidR="00B22B98" w:rsidRDefault="00976E9F" w:rsidP="00632F4A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作用：显示当前进程中</w:t>
      </w:r>
      <w:proofErr w:type="spellStart"/>
      <w:r w:rsidRPr="00262F64">
        <w:rPr>
          <w:rFonts w:ascii="Arial" w:hAnsi="Arial" w:cs="Arial"/>
          <w:sz w:val="21"/>
          <w:szCs w:val="21"/>
        </w:rPr>
        <w:t>oInit</w:t>
      </w:r>
      <w:proofErr w:type="spellEnd"/>
      <w:r>
        <w:rPr>
          <w:rFonts w:ascii="Arial" w:hAnsi="Arial" w:cs="Arial" w:hint="eastAsia"/>
          <w:sz w:val="21"/>
          <w:szCs w:val="21"/>
        </w:rPr>
        <w:t>的初始化参数</w:t>
      </w:r>
      <w:r w:rsidR="00632F4A">
        <w:rPr>
          <w:rFonts w:ascii="Arial" w:hAnsi="Arial" w:cs="Arial" w:hint="eastAsia"/>
          <w:sz w:val="21"/>
          <w:szCs w:val="21"/>
        </w:rPr>
        <w:t>。</w:t>
      </w:r>
    </w:p>
    <w:p w:rsidR="0031022B" w:rsidRDefault="00BF5102" w:rsidP="00632F4A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lastRenderedPageBreak/>
        <w:t>返回值</w:t>
      </w:r>
      <w:r w:rsidR="0031022B">
        <w:rPr>
          <w:rFonts w:ascii="Arial" w:hAnsi="Arial" w:cs="Arial" w:hint="eastAsia"/>
          <w:sz w:val="21"/>
          <w:szCs w:val="21"/>
        </w:rPr>
        <w:t>：</w:t>
      </w:r>
    </w:p>
    <w:p w:rsidR="00B22B98" w:rsidRDefault="0031022B" w:rsidP="00F61A10">
      <w:pPr>
        <w:pStyle w:val="a8"/>
        <w:rPr>
          <w:rFonts w:ascii="Arial" w:hAnsi="Arial" w:cs="Arial"/>
          <w:sz w:val="21"/>
          <w:szCs w:val="21"/>
        </w:rPr>
      </w:pPr>
      <w:r w:rsidRPr="00B22B98">
        <w:rPr>
          <w:rFonts w:ascii="Arial" w:hAnsi="Arial" w:cs="Arial"/>
          <w:sz w:val="21"/>
          <w:szCs w:val="21"/>
        </w:rPr>
        <w:t>short</w:t>
      </w:r>
      <w:r>
        <w:rPr>
          <w:rFonts w:ascii="Arial" w:hAnsi="Arial" w:cs="Arial" w:hint="eastAsia"/>
          <w:sz w:val="21"/>
          <w:szCs w:val="21"/>
        </w:rPr>
        <w:t>：取值范围是</w:t>
      </w:r>
      <w:r>
        <w:rPr>
          <w:rFonts w:ascii="Arial" w:hAnsi="Arial" w:cs="Arial" w:hint="eastAsia"/>
          <w:sz w:val="21"/>
          <w:szCs w:val="21"/>
        </w:rPr>
        <w:t xml:space="preserve">0 </w:t>
      </w:r>
      <w:r>
        <w:rPr>
          <w:rFonts w:ascii="Arial" w:hAnsi="Arial" w:cs="Arial"/>
          <w:sz w:val="21"/>
          <w:szCs w:val="21"/>
        </w:rPr>
        <w:t>–</w:t>
      </w:r>
      <w:r>
        <w:rPr>
          <w:rFonts w:ascii="Arial" w:hAnsi="Arial" w:cs="Arial" w:hint="eastAsia"/>
          <w:sz w:val="21"/>
          <w:szCs w:val="21"/>
        </w:rPr>
        <w:t xml:space="preserve"> </w:t>
      </w:r>
      <w:del w:id="442" w:author="XU Long" w:date="2018-08-17T01:25:00Z">
        <w:r w:rsidDel="000E7BBC">
          <w:rPr>
            <w:rFonts w:ascii="Arial" w:hAnsi="Arial" w:cs="Arial" w:hint="eastAsia"/>
            <w:sz w:val="21"/>
            <w:szCs w:val="21"/>
          </w:rPr>
          <w:delText>5</w:delText>
        </w:r>
      </w:del>
      <w:ins w:id="443" w:author="XU Long" w:date="2018-08-17T01:25:00Z">
        <w:r w:rsidR="000E7BBC">
          <w:rPr>
            <w:rFonts w:ascii="Arial" w:hAnsi="Arial" w:cs="Arial" w:hint="eastAsia"/>
            <w:sz w:val="21"/>
            <w:szCs w:val="21"/>
          </w:rPr>
          <w:t>6</w:t>
        </w:r>
      </w:ins>
      <w:r>
        <w:rPr>
          <w:rFonts w:ascii="Arial" w:hAnsi="Arial" w:cs="Arial" w:hint="eastAsia"/>
          <w:sz w:val="21"/>
          <w:szCs w:val="21"/>
        </w:rPr>
        <w:t>；与</w:t>
      </w:r>
      <w:proofErr w:type="spellStart"/>
      <w:r w:rsidRPr="00262F64">
        <w:rPr>
          <w:rFonts w:ascii="Arial" w:hAnsi="Arial" w:cs="Arial"/>
          <w:sz w:val="21"/>
          <w:szCs w:val="21"/>
        </w:rPr>
        <w:t>oInit</w:t>
      </w:r>
      <w:proofErr w:type="spellEnd"/>
      <w:r>
        <w:rPr>
          <w:rFonts w:ascii="Arial" w:hAnsi="Arial" w:cs="Arial" w:hint="eastAsia"/>
          <w:sz w:val="21"/>
          <w:szCs w:val="21"/>
        </w:rPr>
        <w:t>对应</w:t>
      </w:r>
      <w:r w:rsidR="00632F4A">
        <w:rPr>
          <w:rFonts w:ascii="Arial" w:hAnsi="Arial" w:cs="Arial" w:hint="eastAsia"/>
          <w:sz w:val="21"/>
          <w:szCs w:val="21"/>
        </w:rPr>
        <w:t>。</w:t>
      </w:r>
    </w:p>
    <w:p w:rsidR="00632F4A" w:rsidRPr="00976E9F" w:rsidRDefault="00632F4A" w:rsidP="00632F4A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B22B98" w:rsidRPr="004C5B1B" w:rsidRDefault="00B22B98" w:rsidP="00B22B98">
      <w:pPr>
        <w:pStyle w:val="a8"/>
        <w:numPr>
          <w:ilvl w:val="0"/>
          <w:numId w:val="9"/>
        </w:numPr>
        <w:rPr>
          <w:rFonts w:ascii="Arial" w:hAnsi="Arial" w:cs="Arial"/>
          <w:color w:val="00B050"/>
          <w:sz w:val="21"/>
          <w:szCs w:val="21"/>
        </w:rPr>
      </w:pPr>
      <w:r w:rsidRPr="004C5B1B">
        <w:rPr>
          <w:rFonts w:ascii="Arial" w:hAnsi="Arial" w:cs="Arial"/>
          <w:color w:val="00B050"/>
          <w:sz w:val="21"/>
          <w:szCs w:val="21"/>
        </w:rPr>
        <w:t xml:space="preserve">void </w:t>
      </w:r>
      <w:proofErr w:type="spellStart"/>
      <w:r w:rsidRPr="004C5B1B">
        <w:rPr>
          <w:rFonts w:ascii="Arial" w:hAnsi="Arial" w:cs="Arial"/>
          <w:color w:val="00B050"/>
          <w:sz w:val="21"/>
          <w:szCs w:val="21"/>
        </w:rPr>
        <w:t>oUninit</w:t>
      </w:r>
      <w:proofErr w:type="spellEnd"/>
      <w:r w:rsidRPr="004C5B1B">
        <w:rPr>
          <w:rFonts w:ascii="Arial" w:hAnsi="Arial" w:cs="Arial"/>
          <w:color w:val="00B050"/>
          <w:sz w:val="21"/>
          <w:szCs w:val="21"/>
        </w:rPr>
        <w:t>()</w:t>
      </w:r>
    </w:p>
    <w:p w:rsidR="006A3149" w:rsidRPr="006A3149" w:rsidDel="0087469F" w:rsidRDefault="00B22B98" w:rsidP="001153B8">
      <w:pPr>
        <w:pStyle w:val="a8"/>
        <w:ind w:left="360"/>
        <w:rPr>
          <w:del w:id="444" w:author="XU Long" w:date="2018-08-14T13:05:00Z"/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作用：终止</w:t>
      </w:r>
      <w:r w:rsidR="002D6D6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>开发接口；一个进程中只能调用一次</w:t>
      </w:r>
      <w:r w:rsidR="00632F4A">
        <w:rPr>
          <w:rFonts w:ascii="Arial" w:hAnsi="Arial" w:cs="Arial" w:hint="eastAsia"/>
          <w:sz w:val="21"/>
          <w:szCs w:val="21"/>
        </w:rPr>
        <w:t>。</w:t>
      </w:r>
    </w:p>
    <w:p w:rsidR="00E72F1A" w:rsidDel="0087469F" w:rsidRDefault="00E72F1A" w:rsidP="00795A61">
      <w:pPr>
        <w:rPr>
          <w:del w:id="445" w:author="XU Long" w:date="2018-08-14T13:05:00Z"/>
          <w:rFonts w:ascii="Arial" w:hAnsi="Arial" w:cs="Arial"/>
          <w:sz w:val="21"/>
          <w:szCs w:val="21"/>
        </w:rPr>
      </w:pPr>
    </w:p>
    <w:p w:rsidR="00AA4D60" w:rsidRPr="00AA4D60" w:rsidRDefault="00AA4D60">
      <w:pPr>
        <w:pStyle w:val="a8"/>
        <w:ind w:left="360"/>
        <w:pPrChange w:id="446" w:author="XU Long" w:date="2018-08-14T13:05:00Z">
          <w:pPr/>
        </w:pPrChange>
      </w:pPr>
    </w:p>
    <w:sectPr w:rsidR="00AA4D60" w:rsidRPr="00AA4D60" w:rsidSect="00FE54E6">
      <w:headerReference w:type="default" r:id="rId49"/>
      <w:footerReference w:type="default" r:id="rId50"/>
      <w:headerReference w:type="first" r:id="rId51"/>
      <w:footerReference w:type="firs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694B" w:rsidRDefault="007B694B" w:rsidP="00700967">
      <w:pPr>
        <w:spacing w:after="0" w:line="240" w:lineRule="auto"/>
      </w:pPr>
      <w:r>
        <w:separator/>
      </w:r>
    </w:p>
  </w:endnote>
  <w:endnote w:type="continuationSeparator" w:id="0">
    <w:p w:rsidR="007B694B" w:rsidRDefault="007B694B" w:rsidP="00700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PSoeiKakugothicUB">
    <w:panose1 w:val="020B0900000000000000"/>
    <w:charset w:val="80"/>
    <w:family w:val="swiss"/>
    <w:pitch w:val="variable"/>
    <w:sig w:usb0="E00002FF" w:usb1="6AC7FDFB" w:usb2="00000012" w:usb3="00000000" w:csb0="0002009F" w:csb1="00000000"/>
  </w:font>
  <w:font w:name="HGSSoeiKakugothicUB">
    <w:panose1 w:val="020B0900000000000000"/>
    <w:charset w:val="80"/>
    <w:family w:val="swiss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6D76" w:rsidRDefault="00036D76">
    <w:pPr>
      <w:pStyle w:val="a7"/>
      <w:rPr>
        <w:b/>
        <w:color w:val="005386"/>
        <w:sz w:val="20"/>
        <w:szCs w:val="20"/>
      </w:rPr>
    </w:pPr>
  </w:p>
  <w:p w:rsidR="00036D76" w:rsidRPr="00896A66" w:rsidRDefault="00036D76" w:rsidP="00FE54E6">
    <w:pPr>
      <w:pStyle w:val="a7"/>
      <w:jc w:val="center"/>
      <w:rPr>
        <w:rFonts w:ascii="HGSSoeiKakugothicUB" w:eastAsia="HGSSoeiKakugothicUB"/>
        <w:sz w:val="20"/>
        <w:szCs w:val="20"/>
      </w:rPr>
    </w:pPr>
    <w:r w:rsidRPr="00896A66">
      <w:rPr>
        <w:rFonts w:ascii="HGSSoeiKakugothicUB" w:eastAsia="HGSSoeiKakugothicUB" w:hAnsi="Calibri" w:cs="Calibri" w:hint="eastAsia"/>
        <w:bCs/>
        <w:sz w:val="20"/>
        <w:szCs w:val="20"/>
      </w:rPr>
      <w:t xml:space="preserve">Copyright </w:t>
    </w:r>
    <w:r w:rsidRPr="00896A66">
      <w:rPr>
        <w:rFonts w:ascii="HGSSoeiKakugothicUB" w:eastAsia="HGSSoeiKakugothicUB" w:hAnsi="Calibri" w:cs="Calibri" w:hint="eastAsia"/>
        <w:bCs/>
        <w:sz w:val="20"/>
        <w:szCs w:val="20"/>
      </w:rPr>
      <w:t>©</w:t>
    </w:r>
    <w:r w:rsidRPr="00896A66">
      <w:rPr>
        <w:rFonts w:ascii="HGSSoeiKakugothicUB" w:eastAsia="HGSSoeiKakugothicUB" w:hAnsi="Calibri" w:cs="Calibri" w:hint="eastAsia"/>
        <w:bCs/>
        <w:sz w:val="20"/>
        <w:szCs w:val="20"/>
      </w:rPr>
      <w:t xml:space="preserve"> 201</w:t>
    </w:r>
    <w:r>
      <w:rPr>
        <w:rFonts w:ascii="HGSSoeiKakugothicUB" w:hAnsi="Calibri" w:cs="Calibri" w:hint="eastAsia"/>
        <w:bCs/>
        <w:sz w:val="20"/>
        <w:szCs w:val="20"/>
      </w:rPr>
      <w:t>8</w:t>
    </w:r>
    <w:r w:rsidRPr="00896A66">
      <w:rPr>
        <w:rFonts w:ascii="HGSSoeiKakugothicUB" w:eastAsia="HGSSoeiKakugothicUB" w:hAnsi="Calibri" w:cs="Calibri" w:hint="eastAsia"/>
        <w:bCs/>
        <w:sz w:val="20"/>
        <w:szCs w:val="20"/>
      </w:rPr>
      <w:t xml:space="preserve"> MISUMI Corporation. All Right Reserved.</w:t>
    </w:r>
  </w:p>
  <w:p w:rsidR="00036D76" w:rsidRPr="00FE54E6" w:rsidRDefault="00036D76" w:rsidP="00FE54E6">
    <w:pPr>
      <w:pStyle w:val="a7"/>
      <w:rPr>
        <w:color w:val="005386"/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6D76" w:rsidRPr="00700967" w:rsidRDefault="00036D76">
    <w:pPr>
      <w:pStyle w:val="a7"/>
      <w:rPr>
        <w:color w:val="005386"/>
        <w:sz w:val="20"/>
        <w:szCs w:val="20"/>
      </w:rPr>
    </w:pPr>
    <w:r w:rsidRPr="00700967">
      <w:rPr>
        <w:b/>
        <w:color w:val="005386"/>
        <w:sz w:val="20"/>
        <w:szCs w:val="20"/>
      </w:rPr>
      <w:t>S</w:t>
    </w:r>
    <w:r>
      <w:rPr>
        <w:b/>
        <w:color w:val="005386"/>
        <w:sz w:val="20"/>
        <w:szCs w:val="20"/>
      </w:rPr>
      <w:t>patial Corp</w:t>
    </w:r>
    <w:r w:rsidRPr="00700967">
      <w:rPr>
        <w:color w:val="005386"/>
        <w:sz w:val="20"/>
        <w:szCs w:val="20"/>
      </w:rPr>
      <w:t xml:space="preserve"> | 310 </w:t>
    </w:r>
    <w:proofErr w:type="spellStart"/>
    <w:r w:rsidRPr="00700967">
      <w:rPr>
        <w:color w:val="005386"/>
        <w:sz w:val="20"/>
        <w:szCs w:val="20"/>
      </w:rPr>
      <w:t>Interlocken</w:t>
    </w:r>
    <w:proofErr w:type="spellEnd"/>
    <w:r w:rsidRPr="00700967">
      <w:rPr>
        <w:color w:val="005386"/>
        <w:sz w:val="20"/>
        <w:szCs w:val="20"/>
      </w:rPr>
      <w:t xml:space="preserve"> Parkway, Suite 200 | Broomfield, Colorado 80021 </w:t>
    </w:r>
  </w:p>
  <w:p w:rsidR="00036D76" w:rsidRPr="00700967" w:rsidRDefault="00036D76">
    <w:pPr>
      <w:pStyle w:val="a7"/>
      <w:rPr>
        <w:color w:val="005386"/>
        <w:sz w:val="20"/>
        <w:szCs w:val="20"/>
      </w:rPr>
    </w:pPr>
    <w:r w:rsidRPr="00700967">
      <w:rPr>
        <w:color w:val="005386"/>
        <w:sz w:val="20"/>
        <w:szCs w:val="20"/>
      </w:rPr>
      <w:t>SPATIAL.COM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694B" w:rsidRDefault="007B694B" w:rsidP="00700967">
      <w:pPr>
        <w:spacing w:after="0" w:line="240" w:lineRule="auto"/>
      </w:pPr>
      <w:r>
        <w:separator/>
      </w:r>
    </w:p>
  </w:footnote>
  <w:footnote w:type="continuationSeparator" w:id="0">
    <w:p w:rsidR="007B694B" w:rsidRDefault="007B694B" w:rsidP="007009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6D76" w:rsidRPr="00FE54E6" w:rsidRDefault="00036D76">
    <w:pPr>
      <w:pStyle w:val="a6"/>
      <w:rPr>
        <w:rFonts w:ascii="HGPSoeiKakugothicUB"/>
        <w:sz w:val="20"/>
        <w:szCs w:val="20"/>
      </w:rPr>
    </w:pPr>
    <w:r w:rsidRPr="00896A66">
      <w:rPr>
        <w:rFonts w:ascii="HGPSoeiKakugothicUB" w:eastAsia="HGPSoeiKakugothicUB" w:hAnsi="Arial" w:cs="Arial" w:hint="eastAsia"/>
        <w:noProof/>
        <w:sz w:val="20"/>
        <w:szCs w:val="20"/>
      </w:rPr>
      <w:t>SDK HELP</w:t>
    </w:r>
    <w:r w:rsidRPr="00896A66">
      <w:rPr>
        <w:rFonts w:ascii="HGPSoeiKakugothicUB" w:eastAsia="HGPSoeiKakugothicUB" w:hint="eastAsia"/>
        <w:sz w:val="20"/>
        <w:szCs w:val="20"/>
      </w:rPr>
      <w:ptab w:relativeTo="margin" w:alignment="center" w:leader="none"/>
    </w:r>
    <w:r w:rsidRPr="00896A66">
      <w:rPr>
        <w:rFonts w:ascii="HGPSoeiKakugothicUB" w:eastAsia="HGPSoeiKakugothicUB" w:hint="eastAsia"/>
        <w:sz w:val="20"/>
        <w:szCs w:val="20"/>
      </w:rPr>
      <w:ptab w:relativeTo="margin" w:alignment="right" w:leader="none"/>
    </w:r>
    <w:r w:rsidRPr="00896A66">
      <w:rPr>
        <w:rFonts w:ascii="HGPSoeiKakugothicUB" w:eastAsia="HGPSoeiKakugothicUB" w:hint="eastAsia"/>
        <w:sz w:val="20"/>
        <w:szCs w:val="20"/>
        <w:lang w:val="zh-CN"/>
      </w:rPr>
      <w:t xml:space="preserve"> </w:t>
    </w:r>
    <w:r w:rsidRPr="00896A66">
      <w:rPr>
        <w:rFonts w:ascii="HGPSoeiKakugothicUB" w:eastAsia="HGPSoeiKakugothicUB" w:hint="eastAsia"/>
        <w:b/>
        <w:sz w:val="20"/>
        <w:szCs w:val="20"/>
      </w:rPr>
      <w:fldChar w:fldCharType="begin"/>
    </w:r>
    <w:r w:rsidRPr="00896A66">
      <w:rPr>
        <w:rFonts w:ascii="HGPSoeiKakugothicUB" w:eastAsia="HGPSoeiKakugothicUB" w:hint="eastAsia"/>
        <w:b/>
        <w:sz w:val="20"/>
        <w:szCs w:val="20"/>
      </w:rPr>
      <w:instrText>PAGE  \* Arabic  \* MERGEFORMAT</w:instrText>
    </w:r>
    <w:r w:rsidRPr="00896A66">
      <w:rPr>
        <w:rFonts w:ascii="HGPSoeiKakugothicUB" w:eastAsia="HGPSoeiKakugothicUB" w:hint="eastAsia"/>
        <w:b/>
        <w:sz w:val="20"/>
        <w:szCs w:val="20"/>
      </w:rPr>
      <w:fldChar w:fldCharType="separate"/>
    </w:r>
    <w:r w:rsidR="00593AD3" w:rsidRPr="00593AD3">
      <w:rPr>
        <w:rFonts w:ascii="HGPSoeiKakugothicUB" w:eastAsia="HGPSoeiKakugothicUB"/>
        <w:b/>
        <w:noProof/>
        <w:sz w:val="20"/>
        <w:szCs w:val="20"/>
        <w:lang w:val="zh-CN"/>
      </w:rPr>
      <w:t>1</w:t>
    </w:r>
    <w:r w:rsidRPr="00896A66">
      <w:rPr>
        <w:rFonts w:ascii="HGPSoeiKakugothicUB" w:eastAsia="HGPSoeiKakugothicUB" w:hint="eastAsia"/>
        <w:b/>
        <w:sz w:val="20"/>
        <w:szCs w:val="20"/>
      </w:rPr>
      <w:fldChar w:fldCharType="end"/>
    </w:r>
    <w:r w:rsidRPr="00896A66">
      <w:rPr>
        <w:rFonts w:ascii="HGPSoeiKakugothicUB" w:eastAsia="HGPSoeiKakugothicUB" w:hint="eastAsia"/>
        <w:sz w:val="20"/>
        <w:szCs w:val="20"/>
        <w:lang w:val="zh-CN"/>
      </w:rPr>
      <w:t xml:space="preserve"> / </w:t>
    </w:r>
    <w:r w:rsidRPr="00896A66">
      <w:rPr>
        <w:rFonts w:ascii="HGPSoeiKakugothicUB" w:eastAsia="HGPSoeiKakugothicUB" w:hint="eastAsia"/>
        <w:b/>
        <w:sz w:val="20"/>
        <w:szCs w:val="20"/>
      </w:rPr>
      <w:fldChar w:fldCharType="begin"/>
    </w:r>
    <w:r w:rsidRPr="00896A66">
      <w:rPr>
        <w:rFonts w:ascii="HGPSoeiKakugothicUB" w:eastAsia="HGPSoeiKakugothicUB" w:hint="eastAsia"/>
        <w:b/>
        <w:sz w:val="20"/>
        <w:szCs w:val="20"/>
      </w:rPr>
      <w:instrText>NUMPAGES  \* Arabic  \* MERGEFORMAT</w:instrText>
    </w:r>
    <w:r w:rsidRPr="00896A66">
      <w:rPr>
        <w:rFonts w:ascii="HGPSoeiKakugothicUB" w:eastAsia="HGPSoeiKakugothicUB" w:hint="eastAsia"/>
        <w:b/>
        <w:sz w:val="20"/>
        <w:szCs w:val="20"/>
      </w:rPr>
      <w:fldChar w:fldCharType="separate"/>
    </w:r>
    <w:r w:rsidR="00593AD3" w:rsidRPr="00593AD3">
      <w:rPr>
        <w:rFonts w:ascii="HGPSoeiKakugothicUB" w:eastAsia="HGPSoeiKakugothicUB"/>
        <w:b/>
        <w:noProof/>
        <w:sz w:val="20"/>
        <w:szCs w:val="20"/>
        <w:lang w:val="zh-CN"/>
      </w:rPr>
      <w:t>16</w:t>
    </w:r>
    <w:r w:rsidRPr="00896A66">
      <w:rPr>
        <w:rFonts w:ascii="HGPSoeiKakugothicUB" w:eastAsia="HGPSoeiKakugothicUB" w:hint="eastAsia"/>
        <w:b/>
        <w:sz w:val="20"/>
        <w:szCs w:val="20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6D76" w:rsidRDefault="00036D76">
    <w:pPr>
      <w:pStyle w:val="a6"/>
    </w:pPr>
    <w:r w:rsidRPr="0041649B">
      <w:rPr>
        <w:rFonts w:ascii="Arial" w:hAnsi="Arial" w:cs="Arial"/>
        <w:noProof/>
        <w:sz w:val="21"/>
        <w:szCs w:val="21"/>
      </w:rPr>
      <w:drawing>
        <wp:inline distT="0" distB="0" distL="0" distR="0" wp14:anchorId="6458C5CF" wp14:editId="3CA992CE">
          <wp:extent cx="1552575" cy="488000"/>
          <wp:effectExtent l="0" t="0" r="0" b="762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DS_2014_Logotype_BlueSteel_RGB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5270" cy="4919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A6CE9"/>
    <w:multiLevelType w:val="multilevel"/>
    <w:tmpl w:val="332ED61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3436B4"/>
    <w:multiLevelType w:val="hybridMultilevel"/>
    <w:tmpl w:val="B1440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13419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1E962954"/>
    <w:multiLevelType w:val="hybridMultilevel"/>
    <w:tmpl w:val="B00081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22774D4"/>
    <w:multiLevelType w:val="hybridMultilevel"/>
    <w:tmpl w:val="07BAD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C158B6"/>
    <w:multiLevelType w:val="hybridMultilevel"/>
    <w:tmpl w:val="CD001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656E59"/>
    <w:multiLevelType w:val="hybridMultilevel"/>
    <w:tmpl w:val="B1440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3033BC"/>
    <w:multiLevelType w:val="hybridMultilevel"/>
    <w:tmpl w:val="CC3836B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7162EA"/>
    <w:multiLevelType w:val="hybridMultilevel"/>
    <w:tmpl w:val="D8140552"/>
    <w:lvl w:ilvl="0" w:tplc="5A60A4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CD50100"/>
    <w:multiLevelType w:val="hybridMultilevel"/>
    <w:tmpl w:val="829E8396"/>
    <w:lvl w:ilvl="0" w:tplc="B3040E94">
      <w:start w:val="2"/>
      <w:numFmt w:val="bullet"/>
      <w:lvlText w:val=""/>
      <w:lvlJc w:val="left"/>
      <w:pPr>
        <w:ind w:left="108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CE718F8"/>
    <w:multiLevelType w:val="hybridMultilevel"/>
    <w:tmpl w:val="FB9C3E38"/>
    <w:lvl w:ilvl="0" w:tplc="F094DE54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1B35E6"/>
    <w:multiLevelType w:val="hybridMultilevel"/>
    <w:tmpl w:val="FE4075EC"/>
    <w:lvl w:ilvl="0" w:tplc="8F20478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A34596"/>
    <w:multiLevelType w:val="hybridMultilevel"/>
    <w:tmpl w:val="8A52FD9A"/>
    <w:lvl w:ilvl="0" w:tplc="1CD0E0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EBC3E38"/>
    <w:multiLevelType w:val="hybridMultilevel"/>
    <w:tmpl w:val="124E8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4091CE8"/>
    <w:multiLevelType w:val="hybridMultilevel"/>
    <w:tmpl w:val="457E7D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41F763D"/>
    <w:multiLevelType w:val="hybridMultilevel"/>
    <w:tmpl w:val="BF50F3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5D9370E"/>
    <w:multiLevelType w:val="hybridMultilevel"/>
    <w:tmpl w:val="BF92B85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65C51E1"/>
    <w:multiLevelType w:val="hybridMultilevel"/>
    <w:tmpl w:val="EF845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7C70A3"/>
    <w:multiLevelType w:val="hybridMultilevel"/>
    <w:tmpl w:val="759C66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CE6F9A"/>
    <w:multiLevelType w:val="hybridMultilevel"/>
    <w:tmpl w:val="B1440F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3ED3E1E"/>
    <w:multiLevelType w:val="hybridMultilevel"/>
    <w:tmpl w:val="24287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7A5DBD"/>
    <w:multiLevelType w:val="hybridMultilevel"/>
    <w:tmpl w:val="CEC02596"/>
    <w:lvl w:ilvl="0" w:tplc="69F8EC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4"/>
  </w:num>
  <w:num w:numId="5">
    <w:abstractNumId w:val="21"/>
  </w:num>
  <w:num w:numId="6">
    <w:abstractNumId w:val="16"/>
  </w:num>
  <w:num w:numId="7">
    <w:abstractNumId w:val="18"/>
  </w:num>
  <w:num w:numId="8">
    <w:abstractNumId w:val="12"/>
  </w:num>
  <w:num w:numId="9">
    <w:abstractNumId w:val="19"/>
  </w:num>
  <w:num w:numId="10">
    <w:abstractNumId w:val="1"/>
  </w:num>
  <w:num w:numId="11">
    <w:abstractNumId w:val="6"/>
  </w:num>
  <w:num w:numId="12">
    <w:abstractNumId w:val="20"/>
  </w:num>
  <w:num w:numId="13">
    <w:abstractNumId w:val="15"/>
  </w:num>
  <w:num w:numId="14">
    <w:abstractNumId w:val="13"/>
  </w:num>
  <w:num w:numId="15">
    <w:abstractNumId w:val="17"/>
  </w:num>
  <w:num w:numId="16">
    <w:abstractNumId w:val="10"/>
  </w:num>
  <w:num w:numId="17">
    <w:abstractNumId w:val="2"/>
  </w:num>
  <w:num w:numId="18">
    <w:abstractNumId w:val="9"/>
  </w:num>
  <w:num w:numId="19">
    <w:abstractNumId w:val="7"/>
  </w:num>
  <w:num w:numId="20">
    <w:abstractNumId w:val="0"/>
  </w:num>
  <w:num w:numId="21">
    <w:abstractNumId w:val="11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4BBF"/>
    <w:rsid w:val="00007B9D"/>
    <w:rsid w:val="000245A0"/>
    <w:rsid w:val="00036D76"/>
    <w:rsid w:val="00051AB9"/>
    <w:rsid w:val="000A5ADA"/>
    <w:rsid w:val="000B104B"/>
    <w:rsid w:val="000B66BD"/>
    <w:rsid w:val="000C4280"/>
    <w:rsid w:val="000D690D"/>
    <w:rsid w:val="000E7BBC"/>
    <w:rsid w:val="001153B8"/>
    <w:rsid w:val="00120927"/>
    <w:rsid w:val="00125E61"/>
    <w:rsid w:val="00133770"/>
    <w:rsid w:val="00142806"/>
    <w:rsid w:val="00147A3E"/>
    <w:rsid w:val="0015086B"/>
    <w:rsid w:val="001640C6"/>
    <w:rsid w:val="00171F21"/>
    <w:rsid w:val="001749E8"/>
    <w:rsid w:val="0017663E"/>
    <w:rsid w:val="00184450"/>
    <w:rsid w:val="00196E31"/>
    <w:rsid w:val="001A5CE4"/>
    <w:rsid w:val="001C0CC0"/>
    <w:rsid w:val="001D2087"/>
    <w:rsid w:val="001F5F74"/>
    <w:rsid w:val="001F5FAC"/>
    <w:rsid w:val="001F6006"/>
    <w:rsid w:val="00224768"/>
    <w:rsid w:val="00237946"/>
    <w:rsid w:val="002574D3"/>
    <w:rsid w:val="00262F64"/>
    <w:rsid w:val="00290DF7"/>
    <w:rsid w:val="002C373D"/>
    <w:rsid w:val="002D6D6A"/>
    <w:rsid w:val="002E768F"/>
    <w:rsid w:val="0031022B"/>
    <w:rsid w:val="003130D2"/>
    <w:rsid w:val="00324F19"/>
    <w:rsid w:val="00327F39"/>
    <w:rsid w:val="003400C4"/>
    <w:rsid w:val="00391D82"/>
    <w:rsid w:val="00392403"/>
    <w:rsid w:val="003A3E91"/>
    <w:rsid w:val="003B53C4"/>
    <w:rsid w:val="003B740F"/>
    <w:rsid w:val="003C3E39"/>
    <w:rsid w:val="003F64A4"/>
    <w:rsid w:val="00414772"/>
    <w:rsid w:val="0041649B"/>
    <w:rsid w:val="00417A40"/>
    <w:rsid w:val="00445B7E"/>
    <w:rsid w:val="00452129"/>
    <w:rsid w:val="0049263B"/>
    <w:rsid w:val="00496FB7"/>
    <w:rsid w:val="004B0917"/>
    <w:rsid w:val="004C49B9"/>
    <w:rsid w:val="004C5B1B"/>
    <w:rsid w:val="004D0F6B"/>
    <w:rsid w:val="005119F1"/>
    <w:rsid w:val="005121BB"/>
    <w:rsid w:val="00517976"/>
    <w:rsid w:val="00524F56"/>
    <w:rsid w:val="00535D44"/>
    <w:rsid w:val="00536E97"/>
    <w:rsid w:val="00574746"/>
    <w:rsid w:val="0057628E"/>
    <w:rsid w:val="00583AF8"/>
    <w:rsid w:val="00586910"/>
    <w:rsid w:val="00590C11"/>
    <w:rsid w:val="00593AD3"/>
    <w:rsid w:val="005B0680"/>
    <w:rsid w:val="005B6330"/>
    <w:rsid w:val="005C3C2E"/>
    <w:rsid w:val="005C3DB0"/>
    <w:rsid w:val="005C4DE0"/>
    <w:rsid w:val="005C5026"/>
    <w:rsid w:val="005D22C7"/>
    <w:rsid w:val="005E02CC"/>
    <w:rsid w:val="005F6A53"/>
    <w:rsid w:val="00615E36"/>
    <w:rsid w:val="00630E7E"/>
    <w:rsid w:val="006311C1"/>
    <w:rsid w:val="00632F4A"/>
    <w:rsid w:val="00674BBF"/>
    <w:rsid w:val="00691448"/>
    <w:rsid w:val="0069789A"/>
    <w:rsid w:val="006A3149"/>
    <w:rsid w:val="006C2802"/>
    <w:rsid w:val="006D3BA2"/>
    <w:rsid w:val="006E7E38"/>
    <w:rsid w:val="006F1B9C"/>
    <w:rsid w:val="00700967"/>
    <w:rsid w:val="00700F75"/>
    <w:rsid w:val="00713CEE"/>
    <w:rsid w:val="007650D5"/>
    <w:rsid w:val="00785D86"/>
    <w:rsid w:val="0079295A"/>
    <w:rsid w:val="00795A61"/>
    <w:rsid w:val="007968C0"/>
    <w:rsid w:val="007A3EBF"/>
    <w:rsid w:val="007B694B"/>
    <w:rsid w:val="007C76C6"/>
    <w:rsid w:val="007E0A2D"/>
    <w:rsid w:val="008063B5"/>
    <w:rsid w:val="00817363"/>
    <w:rsid w:val="00821657"/>
    <w:rsid w:val="00826919"/>
    <w:rsid w:val="00833E8B"/>
    <w:rsid w:val="008529D6"/>
    <w:rsid w:val="0085426E"/>
    <w:rsid w:val="008670C9"/>
    <w:rsid w:val="0087469F"/>
    <w:rsid w:val="00894914"/>
    <w:rsid w:val="008A2A08"/>
    <w:rsid w:val="008A6D38"/>
    <w:rsid w:val="008C63C9"/>
    <w:rsid w:val="00927761"/>
    <w:rsid w:val="00934A70"/>
    <w:rsid w:val="00947C08"/>
    <w:rsid w:val="0097185E"/>
    <w:rsid w:val="00973E13"/>
    <w:rsid w:val="00976E9F"/>
    <w:rsid w:val="009D3496"/>
    <w:rsid w:val="009F18CB"/>
    <w:rsid w:val="009F5397"/>
    <w:rsid w:val="00A13AC2"/>
    <w:rsid w:val="00A2765D"/>
    <w:rsid w:val="00A27A7C"/>
    <w:rsid w:val="00A41645"/>
    <w:rsid w:val="00A471DB"/>
    <w:rsid w:val="00A55ED9"/>
    <w:rsid w:val="00A71099"/>
    <w:rsid w:val="00A719A9"/>
    <w:rsid w:val="00AA4808"/>
    <w:rsid w:val="00AA4D60"/>
    <w:rsid w:val="00AD02E5"/>
    <w:rsid w:val="00AE36AB"/>
    <w:rsid w:val="00AE682D"/>
    <w:rsid w:val="00B22B98"/>
    <w:rsid w:val="00B24646"/>
    <w:rsid w:val="00B260AC"/>
    <w:rsid w:val="00B6776D"/>
    <w:rsid w:val="00B71D78"/>
    <w:rsid w:val="00B73CB1"/>
    <w:rsid w:val="00B83B7D"/>
    <w:rsid w:val="00B921A2"/>
    <w:rsid w:val="00B969C9"/>
    <w:rsid w:val="00BB0260"/>
    <w:rsid w:val="00BE2B88"/>
    <w:rsid w:val="00BF489E"/>
    <w:rsid w:val="00BF5102"/>
    <w:rsid w:val="00C05050"/>
    <w:rsid w:val="00C1620E"/>
    <w:rsid w:val="00C2678A"/>
    <w:rsid w:val="00C26911"/>
    <w:rsid w:val="00C3033B"/>
    <w:rsid w:val="00C323B4"/>
    <w:rsid w:val="00C36CB9"/>
    <w:rsid w:val="00C644E6"/>
    <w:rsid w:val="00C76648"/>
    <w:rsid w:val="00CA56A8"/>
    <w:rsid w:val="00CA57B2"/>
    <w:rsid w:val="00CB28FD"/>
    <w:rsid w:val="00CC7647"/>
    <w:rsid w:val="00CE6CFE"/>
    <w:rsid w:val="00D4018F"/>
    <w:rsid w:val="00D56332"/>
    <w:rsid w:val="00D95E37"/>
    <w:rsid w:val="00DB0B0B"/>
    <w:rsid w:val="00DB31B1"/>
    <w:rsid w:val="00DB7904"/>
    <w:rsid w:val="00DC2282"/>
    <w:rsid w:val="00DF4501"/>
    <w:rsid w:val="00E17385"/>
    <w:rsid w:val="00E34F7B"/>
    <w:rsid w:val="00E37C36"/>
    <w:rsid w:val="00E62468"/>
    <w:rsid w:val="00E6695E"/>
    <w:rsid w:val="00E72F1A"/>
    <w:rsid w:val="00E8257F"/>
    <w:rsid w:val="00EA3309"/>
    <w:rsid w:val="00EA49F1"/>
    <w:rsid w:val="00EC52B9"/>
    <w:rsid w:val="00EC6276"/>
    <w:rsid w:val="00EC75EC"/>
    <w:rsid w:val="00ED6AC4"/>
    <w:rsid w:val="00F05DA2"/>
    <w:rsid w:val="00F16B30"/>
    <w:rsid w:val="00F21836"/>
    <w:rsid w:val="00F36BDC"/>
    <w:rsid w:val="00F61A10"/>
    <w:rsid w:val="00F63503"/>
    <w:rsid w:val="00F73649"/>
    <w:rsid w:val="00F7509F"/>
    <w:rsid w:val="00F83B4E"/>
    <w:rsid w:val="00FA1339"/>
    <w:rsid w:val="00FA4C76"/>
    <w:rsid w:val="00FB13C8"/>
    <w:rsid w:val="00FC461F"/>
    <w:rsid w:val="00FC54A8"/>
    <w:rsid w:val="00FE1ED7"/>
    <w:rsid w:val="00FE54E6"/>
    <w:rsid w:val="00FE6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09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16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41649B"/>
    <w:rPr>
      <w:rFonts w:ascii="Tahoma" w:hAnsi="Tahoma" w:cs="Tahoma"/>
      <w:sz w:val="16"/>
      <w:szCs w:val="16"/>
    </w:rPr>
  </w:style>
  <w:style w:type="paragraph" w:styleId="a4">
    <w:name w:val="Date"/>
    <w:basedOn w:val="a"/>
    <w:next w:val="a"/>
    <w:link w:val="Char0"/>
    <w:uiPriority w:val="99"/>
    <w:semiHidden/>
    <w:unhideWhenUsed/>
    <w:rsid w:val="0041649B"/>
  </w:style>
  <w:style w:type="character" w:customStyle="1" w:styleId="Char0">
    <w:name w:val="日期 Char"/>
    <w:basedOn w:val="a0"/>
    <w:link w:val="a4"/>
    <w:uiPriority w:val="99"/>
    <w:semiHidden/>
    <w:rsid w:val="0041649B"/>
  </w:style>
  <w:style w:type="paragraph" w:styleId="a5">
    <w:name w:val="Normal (Web)"/>
    <w:basedOn w:val="a"/>
    <w:uiPriority w:val="99"/>
    <w:unhideWhenUsed/>
    <w:rsid w:val="0041649B"/>
    <w:pPr>
      <w:spacing w:after="210" w:line="210" w:lineRule="atLeast"/>
      <w:jc w:val="both"/>
    </w:pPr>
    <w:rPr>
      <w:rFonts w:ascii="Times New Roman" w:eastAsia="Times New Roman" w:hAnsi="Times New Roman" w:cs="Times New Roman"/>
      <w:sz w:val="17"/>
      <w:szCs w:val="17"/>
    </w:rPr>
  </w:style>
  <w:style w:type="paragraph" w:styleId="a6">
    <w:name w:val="header"/>
    <w:basedOn w:val="a"/>
    <w:link w:val="Char1"/>
    <w:uiPriority w:val="99"/>
    <w:unhideWhenUsed/>
    <w:rsid w:val="007009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页眉 Char"/>
    <w:basedOn w:val="a0"/>
    <w:link w:val="a6"/>
    <w:uiPriority w:val="99"/>
    <w:rsid w:val="00700967"/>
  </w:style>
  <w:style w:type="paragraph" w:styleId="a7">
    <w:name w:val="footer"/>
    <w:basedOn w:val="a"/>
    <w:link w:val="Char2"/>
    <w:uiPriority w:val="99"/>
    <w:unhideWhenUsed/>
    <w:rsid w:val="007009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页脚 Char"/>
    <w:basedOn w:val="a0"/>
    <w:link w:val="a7"/>
    <w:uiPriority w:val="99"/>
    <w:rsid w:val="00700967"/>
  </w:style>
  <w:style w:type="paragraph" w:styleId="a8">
    <w:name w:val="List Paragraph"/>
    <w:basedOn w:val="a"/>
    <w:uiPriority w:val="34"/>
    <w:qFormat/>
    <w:rsid w:val="00391D82"/>
    <w:pPr>
      <w:ind w:left="720"/>
      <w:contextualSpacing/>
    </w:pPr>
  </w:style>
  <w:style w:type="table" w:styleId="a9">
    <w:name w:val="Table Grid"/>
    <w:basedOn w:val="a1"/>
    <w:uiPriority w:val="59"/>
    <w:rsid w:val="001766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91448"/>
    <w:rPr>
      <w:color w:val="0000FF" w:themeColor="hyperlink"/>
      <w:u w:val="single"/>
    </w:rPr>
  </w:style>
  <w:style w:type="paragraph" w:styleId="ab">
    <w:name w:val="Revision"/>
    <w:hidden/>
    <w:uiPriority w:val="99"/>
    <w:semiHidden/>
    <w:rsid w:val="00FE1ED7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09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16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41649B"/>
    <w:rPr>
      <w:rFonts w:ascii="Tahoma" w:hAnsi="Tahoma" w:cs="Tahoma"/>
      <w:sz w:val="16"/>
      <w:szCs w:val="16"/>
    </w:rPr>
  </w:style>
  <w:style w:type="paragraph" w:styleId="a4">
    <w:name w:val="Date"/>
    <w:basedOn w:val="a"/>
    <w:next w:val="a"/>
    <w:link w:val="Char0"/>
    <w:uiPriority w:val="99"/>
    <w:semiHidden/>
    <w:unhideWhenUsed/>
    <w:rsid w:val="0041649B"/>
  </w:style>
  <w:style w:type="character" w:customStyle="1" w:styleId="Char0">
    <w:name w:val="日期 Char"/>
    <w:basedOn w:val="a0"/>
    <w:link w:val="a4"/>
    <w:uiPriority w:val="99"/>
    <w:semiHidden/>
    <w:rsid w:val="0041649B"/>
  </w:style>
  <w:style w:type="paragraph" w:styleId="a5">
    <w:name w:val="Normal (Web)"/>
    <w:basedOn w:val="a"/>
    <w:uiPriority w:val="99"/>
    <w:unhideWhenUsed/>
    <w:rsid w:val="0041649B"/>
    <w:pPr>
      <w:spacing w:after="210" w:line="210" w:lineRule="atLeast"/>
      <w:jc w:val="both"/>
    </w:pPr>
    <w:rPr>
      <w:rFonts w:ascii="Times New Roman" w:eastAsia="Times New Roman" w:hAnsi="Times New Roman" w:cs="Times New Roman"/>
      <w:sz w:val="17"/>
      <w:szCs w:val="17"/>
    </w:rPr>
  </w:style>
  <w:style w:type="paragraph" w:styleId="a6">
    <w:name w:val="header"/>
    <w:basedOn w:val="a"/>
    <w:link w:val="Char1"/>
    <w:uiPriority w:val="99"/>
    <w:unhideWhenUsed/>
    <w:rsid w:val="007009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页眉 Char"/>
    <w:basedOn w:val="a0"/>
    <w:link w:val="a6"/>
    <w:uiPriority w:val="99"/>
    <w:rsid w:val="00700967"/>
  </w:style>
  <w:style w:type="paragraph" w:styleId="a7">
    <w:name w:val="footer"/>
    <w:basedOn w:val="a"/>
    <w:link w:val="Char2"/>
    <w:uiPriority w:val="99"/>
    <w:unhideWhenUsed/>
    <w:rsid w:val="007009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页脚 Char"/>
    <w:basedOn w:val="a0"/>
    <w:link w:val="a7"/>
    <w:uiPriority w:val="99"/>
    <w:rsid w:val="00700967"/>
  </w:style>
  <w:style w:type="paragraph" w:styleId="a8">
    <w:name w:val="List Paragraph"/>
    <w:basedOn w:val="a"/>
    <w:uiPriority w:val="34"/>
    <w:qFormat/>
    <w:rsid w:val="00391D82"/>
    <w:pPr>
      <w:ind w:left="720"/>
      <w:contextualSpacing/>
    </w:pPr>
  </w:style>
  <w:style w:type="table" w:styleId="a9">
    <w:name w:val="Table Grid"/>
    <w:basedOn w:val="a1"/>
    <w:uiPriority w:val="59"/>
    <w:rsid w:val="001766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91448"/>
    <w:rPr>
      <w:color w:val="0000FF" w:themeColor="hyperlink"/>
      <w:u w:val="single"/>
    </w:rPr>
  </w:style>
  <w:style w:type="paragraph" w:styleId="ab">
    <w:name w:val="Revision"/>
    <w:hidden/>
    <w:uiPriority w:val="99"/>
    <w:semiHidden/>
    <w:rsid w:val="00FE1ED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5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443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48158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9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6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2908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package" Target="embeddings/Microsoft_Excel_Worksheet1.xlsx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43BE4E-556E-4A56-84FB-994C1932F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9334</TotalTime>
  <Pages>16</Pages>
  <Words>1045</Words>
  <Characters>5958</Characters>
  <Application>Microsoft Office Word</Application>
  <DocSecurity>0</DocSecurity>
  <Lines>49</Lines>
  <Paragraphs>13</Paragraphs>
  <ScaleCrop>false</ScaleCrop>
  <Company>DASSAULT SYSTEMES</Company>
  <LinksUpToDate>false</LinksUpToDate>
  <CharactersWithSpaces>6990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Long</dc:creator>
  <cp:keywords/>
  <dc:description/>
  <cp:lastModifiedBy>XU Long</cp:lastModifiedBy>
  <cp:revision>50</cp:revision>
  <cp:lastPrinted>2014-12-02T20:52:00Z</cp:lastPrinted>
  <dcterms:created xsi:type="dcterms:W3CDTF">2016-01-07T14:42:00Z</dcterms:created>
  <dcterms:modified xsi:type="dcterms:W3CDTF">2018-08-19T16:18:00Z</dcterms:modified>
</cp:coreProperties>
</file>